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ACDD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系</w:t>
      </w:r>
      <w:r w:rsidRPr="00BD3081">
        <w:rPr>
          <w:rFonts w:ascii="Microsoft JhengHei" w:eastAsia="Microsoft JhengHei" w:hAnsi="Microsoft JhengHei" w:cs="Microsoft JhengHei" w:hint="eastAsia"/>
        </w:rPr>
        <w:t>统需求规格说明书（</w:t>
      </w:r>
      <w:r w:rsidRPr="00BD3081">
        <w:t>SRS</w:t>
      </w:r>
      <w:proofErr w:type="spellEnd"/>
      <w:r w:rsidRPr="00BD3081">
        <w:rPr>
          <w:rFonts w:ascii="MS Gothic" w:eastAsia="MS Gothic" w:hAnsi="MS Gothic" w:cs="MS Gothic" w:hint="eastAsia"/>
        </w:rPr>
        <w:t>）：</w:t>
      </w:r>
      <w:r w:rsidRPr="00BD3081">
        <w:t xml:space="preserve">B2B </w:t>
      </w:r>
      <w:proofErr w:type="spellStart"/>
      <w:r w:rsidRPr="00BD3081">
        <w:rPr>
          <w:rFonts w:ascii="MS Gothic" w:eastAsia="MS Gothic" w:hAnsi="MS Gothic" w:cs="MS Gothic" w:hint="eastAsia"/>
        </w:rPr>
        <w:t>多商</w:t>
      </w:r>
      <w:r w:rsidRPr="00BD3081">
        <w:rPr>
          <w:rFonts w:ascii="Microsoft JhengHei" w:eastAsia="Microsoft JhengHei" w:hAnsi="Microsoft JhengHei" w:cs="Microsoft JhengHei" w:hint="eastAsia"/>
        </w:rPr>
        <w:t>户（</w:t>
      </w:r>
      <w:proofErr w:type="gramStart"/>
      <w:r w:rsidRPr="00BD3081">
        <w:t>Multi-Merchant</w:t>
      </w:r>
      <w:proofErr w:type="gramEnd"/>
      <w:r w:rsidRPr="00BD3081">
        <w:rPr>
          <w:rFonts w:ascii="MS Gothic" w:eastAsia="MS Gothic" w:hAnsi="MS Gothic" w:cs="MS Gothic" w:hint="eastAsia"/>
        </w:rPr>
        <w:t>）市</w:t>
      </w:r>
      <w:r w:rsidRPr="00BD3081">
        <w:rPr>
          <w:rFonts w:ascii="Microsoft JhengHei" w:eastAsia="Microsoft JhengHei" w:hAnsi="Microsoft JhengHei" w:cs="Microsoft JhengHei" w:hint="eastAsia"/>
        </w:rPr>
        <w:t>场平台</w:t>
      </w:r>
      <w:proofErr w:type="spellEnd"/>
    </w:p>
    <w:p w14:paraId="102D5E8C" w14:textId="77777777" w:rsidR="00BD3081" w:rsidRPr="00BD3081" w:rsidRDefault="00BD3081" w:rsidP="00BD3081">
      <w:r w:rsidRPr="00BD3081">
        <w:t xml:space="preserve">1.0 </w:t>
      </w:r>
      <w:proofErr w:type="spellStart"/>
      <w:r w:rsidRPr="00BD3081">
        <w:rPr>
          <w:rFonts w:ascii="MS Gothic" w:eastAsia="MS Gothic" w:hAnsi="MS Gothic" w:cs="MS Gothic" w:hint="eastAsia"/>
        </w:rPr>
        <w:t>引言</w:t>
      </w:r>
      <w:proofErr w:type="spellEnd"/>
    </w:p>
    <w:p w14:paraId="3790E68C" w14:textId="77777777" w:rsidR="00BD3081" w:rsidRPr="00BD3081" w:rsidRDefault="00BD3081" w:rsidP="00BD3081">
      <w:r w:rsidRPr="00BD3081">
        <w:t xml:space="preserve">1.1 </w:t>
      </w:r>
      <w:proofErr w:type="spellStart"/>
      <w:r w:rsidRPr="00BD3081">
        <w:rPr>
          <w:rFonts w:ascii="MS Gothic" w:eastAsia="MS Gothic" w:hAnsi="MS Gothic" w:cs="MS Gothic" w:hint="eastAsia"/>
        </w:rPr>
        <w:t>目的与范</w:t>
      </w:r>
      <w:r w:rsidRPr="00BD3081">
        <w:rPr>
          <w:rFonts w:ascii="Microsoft JhengHei" w:eastAsia="Microsoft JhengHei" w:hAnsi="Microsoft JhengHei" w:cs="Microsoft JhengHei" w:hint="eastAsia"/>
        </w:rPr>
        <w:t>围</w:t>
      </w:r>
      <w:proofErr w:type="spellEnd"/>
    </w:p>
    <w:p w14:paraId="4CE9507E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本文档提供用于</w:t>
      </w:r>
      <w:r w:rsidRPr="00BD3081">
        <w:rPr>
          <w:rFonts w:ascii="Microsoft JhengHei" w:eastAsia="Microsoft JhengHei" w:hAnsi="Microsoft JhengHei" w:cs="Microsoft JhengHei" w:hint="eastAsia"/>
        </w:rPr>
        <w:t>设计、开发与测试多商户</w:t>
      </w:r>
      <w:proofErr w:type="spellEnd"/>
      <w:r w:rsidRPr="00BD3081">
        <w:t xml:space="preserve"> B2B </w:t>
      </w:r>
      <w:r w:rsidRPr="00BD3081">
        <w:rPr>
          <w:rFonts w:ascii="MS Gothic" w:eastAsia="MS Gothic" w:hAnsi="MS Gothic" w:cs="MS Gothic" w:hint="eastAsia"/>
        </w:rPr>
        <w:t>市</w:t>
      </w:r>
      <w:r w:rsidRPr="00BD3081">
        <w:rPr>
          <w:rFonts w:ascii="Microsoft JhengHei" w:eastAsia="Microsoft JhengHei" w:hAnsi="Microsoft JhengHei" w:cs="Microsoft JhengHei" w:hint="eastAsia"/>
        </w:rPr>
        <w:t>场平台的权威技术需求。它将作为所有项目干系人（包括研发、质量保证与产品管理团队）的主要参考依据，确保最终系统与所有功能目标及业务目标一致。</w:t>
      </w:r>
    </w:p>
    <w:p w14:paraId="2DC1BE20" w14:textId="77777777" w:rsidR="00BD3081" w:rsidRPr="00BD3081" w:rsidRDefault="00BD3081" w:rsidP="00BD3081">
      <w:proofErr w:type="gramStart"/>
      <w:r w:rsidRPr="00BD3081">
        <w:rPr>
          <w:rFonts w:ascii="MS Gothic" w:eastAsia="MS Gothic" w:hAnsi="MS Gothic" w:cs="MS Gothic" w:hint="eastAsia"/>
        </w:rPr>
        <w:t>系</w:t>
      </w:r>
      <w:r w:rsidRPr="00BD3081">
        <w:rPr>
          <w:rFonts w:ascii="Microsoft JhengHei" w:eastAsia="Microsoft JhengHei" w:hAnsi="Microsoft JhengHei" w:cs="Microsoft JhengHei" w:hint="eastAsia"/>
        </w:rPr>
        <w:t>统范围覆盖完整端到端能力，包括为个人买家与企业买家提供一个安全、必须登录（需账户）的采购环境。核心能力包括：动态多层级定价引擎、自动化多商户订单处理、与第三方物流服务商打通的集成交付门户。平台所有交互均由一套强健的用户账户架构治理，该架构为定制化定价、权限控制与数据可见性奠定基础。</w:t>
      </w:r>
      <w:proofErr w:type="gramEnd"/>
    </w:p>
    <w:p w14:paraId="7CA7AEFB" w14:textId="77777777" w:rsidR="00BD3081" w:rsidRPr="00BD3081" w:rsidRDefault="00BD3081" w:rsidP="00BD3081">
      <w:r w:rsidRPr="00BD3081">
        <w:pict w14:anchorId="1622FF6B">
          <v:rect id="_x0000_i1073" style="width:0;height:1.5pt" o:hralign="center" o:hrstd="t" o:hr="t" fillcolor="#a0a0a0" stroked="f"/>
        </w:pict>
      </w:r>
    </w:p>
    <w:p w14:paraId="47F0DFD3" w14:textId="77777777" w:rsidR="00BD3081" w:rsidRPr="00BD3081" w:rsidRDefault="00BD3081" w:rsidP="00BD3081">
      <w:r w:rsidRPr="00BD3081">
        <w:t xml:space="preserve">2.0 </w:t>
      </w:r>
      <w:proofErr w:type="spellStart"/>
      <w:r w:rsidRPr="00BD3081">
        <w:rPr>
          <w:rFonts w:ascii="MS Gothic" w:eastAsia="MS Gothic" w:hAnsi="MS Gothic" w:cs="MS Gothic" w:hint="eastAsia"/>
        </w:rPr>
        <w:t>用</w:t>
      </w:r>
      <w:r w:rsidRPr="00BD3081">
        <w:rPr>
          <w:rFonts w:ascii="Microsoft JhengHei" w:eastAsia="Microsoft JhengHei" w:hAnsi="Microsoft JhengHei" w:cs="Microsoft JhengHei" w:hint="eastAsia"/>
        </w:rPr>
        <w:t>户账户架构</w:t>
      </w:r>
      <w:proofErr w:type="spellEnd"/>
    </w:p>
    <w:p w14:paraId="7EC7793D" w14:textId="77777777" w:rsidR="00BD3081" w:rsidRPr="00BD3081" w:rsidRDefault="00BD3081" w:rsidP="00BD3081">
      <w:r w:rsidRPr="00BD3081">
        <w:rPr>
          <w:rFonts w:ascii="MS Gothic" w:eastAsia="MS Gothic" w:hAnsi="MS Gothic" w:cs="MS Gothic" w:hint="eastAsia"/>
        </w:rPr>
        <w:t>一套</w:t>
      </w:r>
      <w:r w:rsidRPr="00BD3081">
        <w:rPr>
          <w:rFonts w:ascii="Yu Gothic" w:eastAsia="Yu Gothic" w:hAnsi="Yu Gothic" w:cs="Yu Gothic" w:hint="eastAsia"/>
        </w:rPr>
        <w:t>强健的、基于角色（</w:t>
      </w:r>
      <w:r w:rsidRPr="00BD3081">
        <w:t>Role-Based</w:t>
      </w:r>
      <w:r w:rsidRPr="00BD3081">
        <w:rPr>
          <w:rFonts w:ascii="MS Gothic" w:eastAsia="MS Gothic" w:hAnsi="MS Gothic" w:cs="MS Gothic" w:hint="eastAsia"/>
        </w:rPr>
        <w:t>）的</w:t>
      </w:r>
      <w:r w:rsidRPr="00BD3081">
        <w:rPr>
          <w:rFonts w:ascii="Microsoft JhengHei" w:eastAsia="Microsoft JhengHei" w:hAnsi="Microsoft JhengHei" w:cs="Microsoft JhengHei" w:hint="eastAsia"/>
        </w:rPr>
        <w:t>账户体系是平台的战略基石。该架构是安全、数据隔离与交付定制化用户体验的底座能力，覆盖从客户专属定价与订单管理到商户级管理控制等关键场景。</w:t>
      </w:r>
    </w:p>
    <w:p w14:paraId="45832653" w14:textId="77777777" w:rsidR="00BD3081" w:rsidRPr="00BD3081" w:rsidRDefault="00BD3081" w:rsidP="00BD3081">
      <w:r w:rsidRPr="00BD3081">
        <w:t xml:space="preserve">2.1 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账户类型与角色</w:t>
      </w:r>
      <w:proofErr w:type="spellEnd"/>
    </w:p>
    <w:p w14:paraId="53622015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平台将支持三</w:t>
      </w:r>
      <w:r w:rsidRPr="00BD3081">
        <w:rPr>
          <w:rFonts w:ascii="Yu Gothic" w:eastAsia="Yu Gothic" w:hAnsi="Yu Gothic" w:cs="Yu Gothic" w:hint="eastAsia"/>
        </w:rPr>
        <w:t>类核心用</w:t>
      </w:r>
      <w:r w:rsidRPr="00BD3081">
        <w:rPr>
          <w:rFonts w:ascii="Microsoft JhengHei" w:eastAsia="Microsoft JhengHei" w:hAnsi="Microsoft JhengHei" w:cs="Microsoft JhengHei" w:hint="eastAsia"/>
        </w:rPr>
        <w:t>户账户类型，每类具有明确的权限边界与能力范围，用于在市场生态中承担各自职能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7675AEFA" w14:textId="77777777" w:rsidR="00BD3081" w:rsidRPr="00BD3081" w:rsidRDefault="00BD3081" w:rsidP="00BD3081">
      <w:pPr>
        <w:numPr>
          <w:ilvl w:val="0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t>公共客</w:t>
      </w:r>
      <w:r w:rsidRPr="00BD3081">
        <w:rPr>
          <w:rFonts w:ascii="Microsoft JhengHei" w:eastAsia="Microsoft JhengHei" w:hAnsi="Microsoft JhengHei" w:cs="Microsoft JhengHei" w:hint="eastAsia"/>
        </w:rPr>
        <w:t>户账户（</w:t>
      </w:r>
      <w:r w:rsidRPr="00BD3081">
        <w:t>Public</w:t>
      </w:r>
      <w:proofErr w:type="spellEnd"/>
      <w:r w:rsidRPr="00BD3081">
        <w:t xml:space="preserve"> Customer Account</w:t>
      </w:r>
      <w:r w:rsidRPr="00BD3081">
        <w:rPr>
          <w:rFonts w:ascii="MS Gothic" w:eastAsia="MS Gothic" w:hAnsi="MS Gothic" w:cs="MS Gothic" w:hint="eastAsia"/>
        </w:rPr>
        <w:t>）</w:t>
      </w:r>
    </w:p>
    <w:p w14:paraId="1BC6957F" w14:textId="77777777" w:rsidR="00BD3081" w:rsidRPr="00BD3081" w:rsidRDefault="00BD3081" w:rsidP="00BD3081">
      <w:pPr>
        <w:numPr>
          <w:ilvl w:val="1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t>目的：服</w:t>
      </w:r>
      <w:r w:rsidRPr="00BD3081">
        <w:rPr>
          <w:rFonts w:ascii="Microsoft JhengHei" w:eastAsia="Microsoft JhengHei" w:hAnsi="Microsoft JhengHei" w:cs="Microsoft JhengHei" w:hint="eastAsia"/>
        </w:rPr>
        <w:t>务未绑定注册公司主体的个人用户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2C61F989" w14:textId="77777777" w:rsidR="00BD3081" w:rsidRPr="00BD3081" w:rsidRDefault="00BD3081" w:rsidP="00BD3081">
      <w:pPr>
        <w:numPr>
          <w:ilvl w:val="1"/>
          <w:numId w:val="14"/>
        </w:numPr>
      </w:pPr>
      <w:proofErr w:type="spellStart"/>
      <w:r w:rsidRPr="00BD3081">
        <w:rPr>
          <w:rFonts w:ascii="Yu Gothic" w:eastAsia="Yu Gothic" w:hAnsi="Yu Gothic" w:cs="Yu Gothic" w:hint="eastAsia"/>
        </w:rPr>
        <w:t>权限</w:t>
      </w:r>
      <w:proofErr w:type="spellEnd"/>
      <w:r w:rsidRPr="00BD3081">
        <w:rPr>
          <w:rFonts w:ascii="MS Gothic" w:eastAsia="MS Gothic" w:hAnsi="MS Gothic" w:cs="MS Gothic" w:hint="eastAsia"/>
        </w:rPr>
        <w:t>：</w:t>
      </w:r>
    </w:p>
    <w:p w14:paraId="45AED2CA" w14:textId="77777777" w:rsidR="00BD3081" w:rsidRPr="00BD3081" w:rsidRDefault="00BD3081" w:rsidP="00BD3081">
      <w:pPr>
        <w:numPr>
          <w:ilvl w:val="2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lastRenderedPageBreak/>
        <w:t>可</w:t>
      </w:r>
      <w:r w:rsidRPr="00BD3081">
        <w:rPr>
          <w:rFonts w:ascii="Microsoft JhengHei" w:eastAsia="Microsoft JhengHei" w:hAnsi="Microsoft JhengHei" w:cs="Microsoft JhengHei" w:hint="eastAsia"/>
        </w:rPr>
        <w:t>浏览市场与查看商品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5ED956F0" w14:textId="77777777" w:rsidR="00BD3081" w:rsidRPr="00BD3081" w:rsidRDefault="00BD3081" w:rsidP="00BD3081">
      <w:pPr>
        <w:numPr>
          <w:ilvl w:val="2"/>
          <w:numId w:val="14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仅可看到所有商品的标准公开价格（</w:t>
      </w:r>
      <w:r w:rsidRPr="00BD3081">
        <w:t>Public</w:t>
      </w:r>
      <w:proofErr w:type="spellEnd"/>
      <w:r w:rsidRPr="00BD3081">
        <w:t xml:space="preserve"> Pricing</w:t>
      </w:r>
      <w:r w:rsidRPr="00BD3081">
        <w:rPr>
          <w:rFonts w:ascii="MS Gothic" w:eastAsia="MS Gothic" w:hAnsi="MS Gothic" w:cs="MS Gothic" w:hint="eastAsia"/>
        </w:rPr>
        <w:t>）。</w:t>
      </w:r>
    </w:p>
    <w:p w14:paraId="52E920EF" w14:textId="77777777" w:rsidR="00BD3081" w:rsidRPr="00BD3081" w:rsidRDefault="00BD3081" w:rsidP="00BD3081">
      <w:pPr>
        <w:numPr>
          <w:ilvl w:val="2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t>必</w:t>
      </w:r>
      <w:r w:rsidRPr="00BD3081">
        <w:rPr>
          <w:rFonts w:ascii="Microsoft JhengHei" w:eastAsia="Microsoft JhengHei" w:hAnsi="Microsoft JhengHei" w:cs="Microsoft JhengHei" w:hint="eastAsia"/>
        </w:rPr>
        <w:t>须创建账户后方可完成任何购买；不支持游客结账（</w:t>
      </w:r>
      <w:r w:rsidRPr="00BD3081">
        <w:t>Guest</w:t>
      </w:r>
      <w:proofErr w:type="spellEnd"/>
      <w:r w:rsidRPr="00BD3081">
        <w:t xml:space="preserve"> Checkout</w:t>
      </w:r>
      <w:r w:rsidRPr="00BD3081">
        <w:rPr>
          <w:rFonts w:ascii="MS Gothic" w:eastAsia="MS Gothic" w:hAnsi="MS Gothic" w:cs="MS Gothic" w:hint="eastAsia"/>
        </w:rPr>
        <w:t>）。</w:t>
      </w:r>
    </w:p>
    <w:p w14:paraId="54A1524E" w14:textId="77777777" w:rsidR="00BD3081" w:rsidRPr="00BD3081" w:rsidRDefault="00BD3081" w:rsidP="00BD3081">
      <w:pPr>
        <w:numPr>
          <w:ilvl w:val="0"/>
          <w:numId w:val="14"/>
        </w:numPr>
      </w:pPr>
      <w:r w:rsidRPr="00BD3081">
        <w:rPr>
          <w:rFonts w:ascii="MS Gothic" w:eastAsia="MS Gothic" w:hAnsi="MS Gothic" w:cs="MS Gothic" w:hint="eastAsia"/>
        </w:rPr>
        <w:t>企</w:t>
      </w:r>
      <w:r w:rsidRPr="00BD3081">
        <w:rPr>
          <w:rFonts w:ascii="Microsoft JhengHei" w:eastAsia="Microsoft JhengHei" w:hAnsi="Microsoft JhengHei" w:cs="Microsoft JhengHei" w:hint="eastAsia"/>
        </w:rPr>
        <w:t>业用户账户（</w:t>
      </w:r>
      <w:r w:rsidRPr="00BD3081">
        <w:t>B2B</w:t>
      </w:r>
      <w:r w:rsidRPr="00BD3081">
        <w:rPr>
          <w:rFonts w:ascii="MS Gothic" w:eastAsia="MS Gothic" w:hAnsi="MS Gothic" w:cs="MS Gothic" w:hint="eastAsia"/>
        </w:rPr>
        <w:t>）（</w:t>
      </w:r>
      <w:r w:rsidRPr="00BD3081">
        <w:t>Company User Account</w:t>
      </w:r>
      <w:r w:rsidRPr="00BD3081">
        <w:rPr>
          <w:rFonts w:ascii="MS Gothic" w:eastAsia="MS Gothic" w:hAnsi="MS Gothic" w:cs="MS Gothic" w:hint="eastAsia"/>
        </w:rPr>
        <w:t>）</w:t>
      </w:r>
    </w:p>
    <w:p w14:paraId="4BDF603D" w14:textId="77777777" w:rsidR="00BD3081" w:rsidRPr="00BD3081" w:rsidRDefault="00BD3081" w:rsidP="00BD3081">
      <w:pPr>
        <w:numPr>
          <w:ilvl w:val="1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t>目的：服</w:t>
      </w:r>
      <w:r w:rsidRPr="00BD3081">
        <w:rPr>
          <w:rFonts w:ascii="Microsoft JhengHei" w:eastAsia="Microsoft JhengHei" w:hAnsi="Microsoft JhengHei" w:cs="Microsoft JhengHei" w:hint="eastAsia"/>
        </w:rPr>
        <w:t>务注册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客</w:t>
      </w:r>
      <w:r w:rsidRPr="00BD3081">
        <w:rPr>
          <w:rFonts w:ascii="Microsoft JhengHei" w:eastAsia="Microsoft JhengHei" w:hAnsi="Microsoft JhengHei" w:cs="Microsoft JhengHei" w:hint="eastAsia"/>
        </w:rPr>
        <w:t>户公司的员工或授权代表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537BDF32" w14:textId="77777777" w:rsidR="00BD3081" w:rsidRPr="00BD3081" w:rsidRDefault="00BD3081" w:rsidP="00BD3081">
      <w:pPr>
        <w:numPr>
          <w:ilvl w:val="1"/>
          <w:numId w:val="14"/>
        </w:numPr>
      </w:pPr>
      <w:proofErr w:type="spellStart"/>
      <w:r w:rsidRPr="00BD3081">
        <w:rPr>
          <w:rFonts w:ascii="Yu Gothic" w:eastAsia="Yu Gothic" w:hAnsi="Yu Gothic" w:cs="Yu Gothic" w:hint="eastAsia"/>
        </w:rPr>
        <w:t>权限</w:t>
      </w:r>
      <w:proofErr w:type="spellEnd"/>
      <w:r w:rsidRPr="00BD3081">
        <w:rPr>
          <w:rFonts w:ascii="MS Gothic" w:eastAsia="MS Gothic" w:hAnsi="MS Gothic" w:cs="MS Gothic" w:hint="eastAsia"/>
        </w:rPr>
        <w:t>：</w:t>
      </w:r>
    </w:p>
    <w:p w14:paraId="522E759A" w14:textId="77777777" w:rsidR="00BD3081" w:rsidRPr="00BD3081" w:rsidRDefault="00BD3081" w:rsidP="00BD3081">
      <w:pPr>
        <w:numPr>
          <w:ilvl w:val="2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t>可</w:t>
      </w:r>
      <w:r w:rsidRPr="00BD3081">
        <w:rPr>
          <w:rFonts w:ascii="Microsoft JhengHei" w:eastAsia="Microsoft JhengHei" w:hAnsi="Microsoft JhengHei" w:cs="Microsoft JhengHei" w:hint="eastAsia"/>
        </w:rPr>
        <w:t>获得优先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定价</w:t>
      </w:r>
      <w:r w:rsidRPr="00BD3081">
        <w:rPr>
          <w:rFonts w:ascii="Microsoft JhengHei" w:eastAsia="Microsoft JhengHei" w:hAnsi="Microsoft JhengHei" w:cs="Microsoft JhengHei" w:hint="eastAsia"/>
        </w:rPr>
        <w:t>层级与协商折扣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5B627920" w14:textId="77777777" w:rsidR="00BD3081" w:rsidRPr="00BD3081" w:rsidRDefault="00BD3081" w:rsidP="00BD3081">
      <w:pPr>
        <w:numPr>
          <w:ilvl w:val="2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t>可</w:t>
      </w:r>
      <w:r w:rsidRPr="00BD3081">
        <w:rPr>
          <w:rFonts w:ascii="Microsoft JhengHei" w:eastAsia="Microsoft JhengHei" w:hAnsi="Microsoft JhengHei" w:cs="Microsoft JhengHei" w:hint="eastAsia"/>
        </w:rPr>
        <w:t>查看清晰的价格对比明细，以突出节省金额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6BCD94D8" w14:textId="77777777" w:rsidR="00BD3081" w:rsidRPr="00BD3081" w:rsidRDefault="00BD3081" w:rsidP="00BD3081">
      <w:pPr>
        <w:numPr>
          <w:ilvl w:val="2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t>可代表其所属公司下</w:t>
      </w:r>
      <w:r w:rsidRPr="00BD3081">
        <w:rPr>
          <w:rFonts w:ascii="Microsoft JhengHei" w:eastAsia="Microsoft JhengHei" w:hAnsi="Microsoft JhengHei" w:cs="Microsoft JhengHei" w:hint="eastAsia"/>
        </w:rPr>
        <w:t>单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48D4029A" w14:textId="77777777" w:rsidR="00BD3081" w:rsidRPr="00BD3081" w:rsidRDefault="00BD3081" w:rsidP="00BD3081">
      <w:pPr>
        <w:numPr>
          <w:ilvl w:val="0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t>商</w:t>
      </w:r>
      <w:r w:rsidRPr="00BD3081">
        <w:rPr>
          <w:rFonts w:ascii="Microsoft JhengHei" w:eastAsia="Microsoft JhengHei" w:hAnsi="Microsoft JhengHei" w:cs="Microsoft JhengHei" w:hint="eastAsia"/>
        </w:rPr>
        <w:t>户公司账户（</w:t>
      </w:r>
      <w:r w:rsidRPr="00BD3081">
        <w:t>Merchant</w:t>
      </w:r>
      <w:proofErr w:type="spellEnd"/>
      <w:r w:rsidRPr="00BD3081">
        <w:t xml:space="preserve"> Company Account</w:t>
      </w:r>
      <w:r w:rsidRPr="00BD3081">
        <w:rPr>
          <w:rFonts w:ascii="MS Gothic" w:eastAsia="MS Gothic" w:hAnsi="MS Gothic" w:cs="MS Gothic" w:hint="eastAsia"/>
        </w:rPr>
        <w:t>）</w:t>
      </w:r>
    </w:p>
    <w:p w14:paraId="0874A996" w14:textId="77777777" w:rsidR="00BD3081" w:rsidRPr="00BD3081" w:rsidRDefault="00BD3081" w:rsidP="00BD3081">
      <w:pPr>
        <w:numPr>
          <w:ilvl w:val="1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t>目的：服</w:t>
      </w:r>
      <w:r w:rsidRPr="00BD3081">
        <w:rPr>
          <w:rFonts w:ascii="Microsoft JhengHei" w:eastAsia="Microsoft JhengHei" w:hAnsi="Microsoft JhengHei" w:cs="Microsoft JhengHei" w:hint="eastAsia"/>
        </w:rPr>
        <w:t>务在平台上销售产品与服务的公司（商户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）。</w:t>
      </w:r>
    </w:p>
    <w:p w14:paraId="7E9A9896" w14:textId="77777777" w:rsidR="00BD3081" w:rsidRPr="00BD3081" w:rsidRDefault="00BD3081" w:rsidP="00BD3081">
      <w:pPr>
        <w:numPr>
          <w:ilvl w:val="1"/>
          <w:numId w:val="14"/>
        </w:numPr>
      </w:pPr>
      <w:proofErr w:type="spellStart"/>
      <w:r w:rsidRPr="00BD3081">
        <w:rPr>
          <w:rFonts w:ascii="Yu Gothic" w:eastAsia="Yu Gothic" w:hAnsi="Yu Gothic" w:cs="Yu Gothic" w:hint="eastAsia"/>
        </w:rPr>
        <w:t>权限</w:t>
      </w:r>
      <w:proofErr w:type="spellEnd"/>
      <w:r w:rsidRPr="00BD3081">
        <w:rPr>
          <w:rFonts w:ascii="MS Gothic" w:eastAsia="MS Gothic" w:hAnsi="MS Gothic" w:cs="MS Gothic" w:hint="eastAsia"/>
        </w:rPr>
        <w:t>：</w:t>
      </w:r>
    </w:p>
    <w:p w14:paraId="0BDC9C12" w14:textId="77777777" w:rsidR="00BD3081" w:rsidRPr="00BD3081" w:rsidRDefault="00BD3081" w:rsidP="00BD3081">
      <w:pPr>
        <w:numPr>
          <w:ilvl w:val="2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t>管理公司</w:t>
      </w:r>
      <w:r w:rsidRPr="00BD3081">
        <w:rPr>
          <w:rFonts w:ascii="Microsoft JhengHei" w:eastAsia="Microsoft JhengHei" w:hAnsi="Microsoft JhengHei" w:cs="Microsoft JhengHei" w:hint="eastAsia"/>
        </w:rPr>
        <w:t>级市场设置与商品上架</w:t>
      </w:r>
      <w:proofErr w:type="spellEnd"/>
      <w:r w:rsidRPr="00BD3081">
        <w:t>/</w:t>
      </w:r>
      <w:proofErr w:type="spellStart"/>
      <w:r w:rsidRPr="00BD3081">
        <w:rPr>
          <w:rFonts w:ascii="MS Gothic" w:eastAsia="MS Gothic" w:hAnsi="MS Gothic" w:cs="MS Gothic" w:hint="eastAsia"/>
        </w:rPr>
        <w:t>列表</w:t>
      </w:r>
      <w:proofErr w:type="spellEnd"/>
      <w:r w:rsidRPr="00BD3081">
        <w:rPr>
          <w:rFonts w:ascii="MS Gothic" w:eastAsia="MS Gothic" w:hAnsi="MS Gothic" w:cs="MS Gothic" w:hint="eastAsia"/>
        </w:rPr>
        <w:t>。</w:t>
      </w:r>
    </w:p>
    <w:p w14:paraId="295C0F78" w14:textId="77777777" w:rsidR="00BD3081" w:rsidRPr="00BD3081" w:rsidRDefault="00BD3081" w:rsidP="00BD3081">
      <w:pPr>
        <w:numPr>
          <w:ilvl w:val="2"/>
          <w:numId w:val="14"/>
        </w:numPr>
      </w:pPr>
      <w:r w:rsidRPr="00BD3081">
        <w:rPr>
          <w:rFonts w:ascii="Microsoft JhengHei" w:eastAsia="Microsoft JhengHei" w:hAnsi="Microsoft JhengHei" w:cs="Microsoft JhengHei" w:hint="eastAsia"/>
        </w:rPr>
        <w:t>设置所有价格层级，包括公开价、</w:t>
      </w:r>
      <w:r w:rsidRPr="00BD3081">
        <w:t xml:space="preserve">B2B 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层级价与按量</w:t>
      </w:r>
      <w:proofErr w:type="spellEnd"/>
      <w:r w:rsidRPr="00BD3081">
        <w:t>/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阶梯价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4BCA3986" w14:textId="77777777" w:rsidR="00BD3081" w:rsidRPr="00BD3081" w:rsidRDefault="00BD3081" w:rsidP="00BD3081">
      <w:pPr>
        <w:numPr>
          <w:ilvl w:val="2"/>
          <w:numId w:val="14"/>
        </w:numPr>
      </w:pPr>
      <w:proofErr w:type="spellStart"/>
      <w:r w:rsidRPr="00BD3081">
        <w:rPr>
          <w:rFonts w:ascii="MS Gothic" w:eastAsia="MS Gothic" w:hAnsi="MS Gothic" w:cs="MS Gothic" w:hint="eastAsia"/>
        </w:rPr>
        <w:t>可</w:t>
      </w:r>
      <w:r w:rsidRPr="00BD3081">
        <w:rPr>
          <w:rFonts w:ascii="Microsoft JhengHei" w:eastAsia="Microsoft JhengHei" w:hAnsi="Microsoft JhengHei" w:cs="Microsoft JhengHei" w:hint="eastAsia"/>
        </w:rPr>
        <w:t>为单个</w:t>
      </w:r>
      <w:proofErr w:type="spellEnd"/>
      <w:r w:rsidRPr="00BD3081">
        <w:t xml:space="preserve"> B2B </w:t>
      </w:r>
      <w:proofErr w:type="gramStart"/>
      <w:r w:rsidRPr="00BD3081">
        <w:rPr>
          <w:rFonts w:ascii="MS Gothic" w:eastAsia="MS Gothic" w:hAnsi="MS Gothic" w:cs="MS Gothic" w:hint="eastAsia"/>
        </w:rPr>
        <w:t>客</w:t>
      </w:r>
      <w:r w:rsidRPr="00BD3081">
        <w:rPr>
          <w:rFonts w:ascii="Microsoft JhengHei" w:eastAsia="Microsoft JhengHei" w:hAnsi="Microsoft JhengHei" w:cs="Microsoft JhengHei" w:hint="eastAsia"/>
        </w:rPr>
        <w:t>户配置</w:t>
      </w:r>
      <w:r w:rsidRPr="00BD3081">
        <w:t>“</w:t>
      </w:r>
      <w:proofErr w:type="spellStart"/>
      <w:r w:rsidRPr="00BD3081">
        <w:rPr>
          <w:rFonts w:ascii="MS Gothic" w:eastAsia="MS Gothic" w:hAnsi="MS Gothic" w:cs="MS Gothic" w:hint="eastAsia"/>
        </w:rPr>
        <w:t>客</w:t>
      </w:r>
      <w:r w:rsidRPr="00BD3081">
        <w:rPr>
          <w:rFonts w:ascii="Microsoft JhengHei" w:eastAsia="Microsoft JhengHei" w:hAnsi="Microsoft JhengHei" w:cs="Microsoft JhengHei" w:hint="eastAsia"/>
        </w:rPr>
        <w:t>户级专属价格</w:t>
      </w:r>
      <w:proofErr w:type="spellEnd"/>
      <w:r w:rsidRPr="00BD3081">
        <w:t>”</w:t>
      </w:r>
      <w:r w:rsidRPr="00BD3081">
        <w:rPr>
          <w:rFonts w:ascii="MS Gothic" w:eastAsia="MS Gothic" w:hAnsi="MS Gothic" w:cs="MS Gothic" w:hint="eastAsia"/>
        </w:rPr>
        <w:t>（</w:t>
      </w:r>
      <w:proofErr w:type="gramEnd"/>
      <w:r w:rsidRPr="00BD3081">
        <w:t>Client-Level Pricing</w:t>
      </w:r>
      <w:r w:rsidRPr="00BD3081">
        <w:rPr>
          <w:rFonts w:ascii="MS Gothic" w:eastAsia="MS Gothic" w:hAnsi="MS Gothic" w:cs="MS Gothic" w:hint="eastAsia"/>
        </w:rPr>
        <w:t>）。</w:t>
      </w:r>
    </w:p>
    <w:p w14:paraId="280D95BC" w14:textId="77777777" w:rsidR="00BD3081" w:rsidRPr="00BD3081" w:rsidRDefault="00BD3081" w:rsidP="00BD3081">
      <w:r w:rsidRPr="00BD3081">
        <w:t xml:space="preserve">2.2 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账户创建与认证流程</w:t>
      </w:r>
      <w:proofErr w:type="spellEnd"/>
    </w:p>
    <w:p w14:paraId="2C360EC9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平台将</w:t>
      </w:r>
      <w:r w:rsidRPr="00BD3081">
        <w:rPr>
          <w:rFonts w:ascii="Microsoft JhengHei" w:eastAsia="Microsoft JhengHei" w:hAnsi="Microsoft JhengHei" w:cs="Microsoft JhengHei" w:hint="eastAsia"/>
        </w:rPr>
        <w:t>为公共客户与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客</w:t>
      </w:r>
      <w:r w:rsidRPr="00BD3081">
        <w:rPr>
          <w:rFonts w:ascii="Microsoft JhengHei" w:eastAsia="Microsoft JhengHei" w:hAnsi="Microsoft JhengHei" w:cs="Microsoft JhengHei" w:hint="eastAsia"/>
        </w:rPr>
        <w:t>户提供差异化的注册（</w:t>
      </w:r>
      <w:r w:rsidRPr="00BD3081">
        <w:t>Onboarding</w:t>
      </w:r>
      <w:r w:rsidRPr="00BD3081">
        <w:rPr>
          <w:rFonts w:ascii="MS Gothic" w:eastAsia="MS Gothic" w:hAnsi="MS Gothic" w:cs="MS Gothic" w:hint="eastAsia"/>
        </w:rPr>
        <w:t>）流程，以降低注册摩擦并确保</w:t>
      </w:r>
      <w:r w:rsidRPr="00BD3081">
        <w:rPr>
          <w:rFonts w:ascii="Microsoft JhengHei" w:eastAsia="Microsoft JhengHei" w:hAnsi="Microsoft JhengHei" w:cs="Microsoft JhengHei" w:hint="eastAsia"/>
        </w:rPr>
        <w:t>账户正确绑定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30E2056B" w14:textId="77777777" w:rsidR="00BD3081" w:rsidRPr="00BD3081" w:rsidRDefault="00BD3081" w:rsidP="00BD3081">
      <w:pPr>
        <w:numPr>
          <w:ilvl w:val="0"/>
          <w:numId w:val="15"/>
        </w:numPr>
      </w:pPr>
      <w:proofErr w:type="spellStart"/>
      <w:r w:rsidRPr="00BD3081">
        <w:rPr>
          <w:rFonts w:ascii="MS Gothic" w:eastAsia="MS Gothic" w:hAnsi="MS Gothic" w:cs="MS Gothic" w:hint="eastAsia"/>
        </w:rPr>
        <w:t>公共客</w:t>
      </w:r>
      <w:r w:rsidRPr="00BD3081">
        <w:rPr>
          <w:rFonts w:ascii="Microsoft JhengHei" w:eastAsia="Microsoft JhengHei" w:hAnsi="Microsoft JhengHei" w:cs="Microsoft JhengHei" w:hint="eastAsia"/>
        </w:rPr>
        <w:t>户流程（</w:t>
      </w:r>
      <w:r w:rsidRPr="00BD3081">
        <w:t>Public</w:t>
      </w:r>
      <w:proofErr w:type="spellEnd"/>
      <w:r w:rsidRPr="00BD3081">
        <w:t xml:space="preserve"> Customer Flow</w:t>
      </w:r>
      <w:r w:rsidRPr="00BD3081">
        <w:rPr>
          <w:rFonts w:ascii="MS Gothic" w:eastAsia="MS Gothic" w:hAnsi="MS Gothic" w:cs="MS Gothic" w:hint="eastAsia"/>
        </w:rPr>
        <w:t>）</w:t>
      </w:r>
    </w:p>
    <w:p w14:paraId="69F6AFE3" w14:textId="77777777" w:rsidR="00BD3081" w:rsidRPr="00BD3081" w:rsidRDefault="00BD3081" w:rsidP="00BD3081">
      <w:pPr>
        <w:numPr>
          <w:ilvl w:val="1"/>
          <w:numId w:val="15"/>
        </w:numPr>
      </w:pPr>
      <w:proofErr w:type="spellStart"/>
      <w:r w:rsidRPr="00BD3081">
        <w:rPr>
          <w:rFonts w:ascii="MS Gothic" w:eastAsia="MS Gothic" w:hAnsi="MS Gothic" w:cs="MS Gothic" w:hint="eastAsia"/>
        </w:rPr>
        <w:lastRenderedPageBreak/>
        <w:t>用</w:t>
      </w:r>
      <w:r w:rsidRPr="00BD3081">
        <w:rPr>
          <w:rFonts w:ascii="Microsoft JhengHei" w:eastAsia="Microsoft JhengHei" w:hAnsi="Microsoft JhengHei" w:cs="Microsoft JhengHei" w:hint="eastAsia"/>
        </w:rPr>
        <w:t>户无需账户即可浏览市场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37C68563" w14:textId="77777777" w:rsidR="00BD3081" w:rsidRPr="00BD3081" w:rsidRDefault="00BD3081" w:rsidP="00BD3081">
      <w:pPr>
        <w:numPr>
          <w:ilvl w:val="1"/>
          <w:numId w:val="15"/>
        </w:numPr>
      </w:pPr>
      <w:proofErr w:type="spellStart"/>
      <w:r w:rsidRPr="00BD3081">
        <w:rPr>
          <w:rFonts w:ascii="MS Gothic" w:eastAsia="MS Gothic" w:hAnsi="MS Gothic" w:cs="MS Gothic" w:hint="eastAsia"/>
        </w:rPr>
        <w:t>用</w:t>
      </w:r>
      <w:r w:rsidRPr="00BD3081">
        <w:rPr>
          <w:rFonts w:ascii="Microsoft JhengHei" w:eastAsia="Microsoft JhengHei" w:hAnsi="Microsoft JhengHei" w:cs="Microsoft JhengHei" w:hint="eastAsia"/>
        </w:rPr>
        <w:t>户将所需商品加入购物车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55F7EC59" w14:textId="77777777" w:rsidR="00BD3081" w:rsidRPr="00BD3081" w:rsidRDefault="00BD3081" w:rsidP="00BD3081">
      <w:pPr>
        <w:numPr>
          <w:ilvl w:val="1"/>
          <w:numId w:val="15"/>
        </w:numPr>
      </w:pPr>
      <w:proofErr w:type="spellStart"/>
      <w:r w:rsidRPr="00BD3081">
        <w:rPr>
          <w:rFonts w:ascii="MS Gothic" w:eastAsia="MS Gothic" w:hAnsi="MS Gothic" w:cs="MS Gothic" w:hint="eastAsia"/>
        </w:rPr>
        <w:t>在</w:t>
      </w:r>
      <w:r w:rsidRPr="00BD3081">
        <w:rPr>
          <w:rFonts w:ascii="Microsoft JhengHei" w:eastAsia="Microsoft JhengHei" w:hAnsi="Microsoft JhengHei" w:cs="Microsoft JhengHei" w:hint="eastAsia"/>
        </w:rPr>
        <w:t>结账过程中，系统提示用户必须创建账户（强制步骤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）。</w:t>
      </w:r>
    </w:p>
    <w:p w14:paraId="2332F3D1" w14:textId="77777777" w:rsidR="00BD3081" w:rsidRPr="00BD3081" w:rsidRDefault="00BD3081" w:rsidP="00BD3081">
      <w:pPr>
        <w:numPr>
          <w:ilvl w:val="1"/>
          <w:numId w:val="15"/>
        </w:numPr>
      </w:pPr>
      <w:proofErr w:type="spellStart"/>
      <w:r w:rsidRPr="00BD3081">
        <w:rPr>
          <w:rFonts w:ascii="MS Gothic" w:eastAsia="MS Gothic" w:hAnsi="MS Gothic" w:cs="MS Gothic" w:hint="eastAsia"/>
        </w:rPr>
        <w:t>系</w:t>
      </w:r>
      <w:r w:rsidRPr="00BD3081">
        <w:rPr>
          <w:rFonts w:ascii="Microsoft JhengHei" w:eastAsia="Microsoft JhengHei" w:hAnsi="Microsoft JhengHei" w:cs="Microsoft JhengHei" w:hint="eastAsia"/>
        </w:rPr>
        <w:t>统要求用户完成邮箱验证后，账户才会正式激活并允许完成支付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74C05876" w14:textId="77777777" w:rsidR="00BD3081" w:rsidRPr="00BD3081" w:rsidRDefault="00BD3081" w:rsidP="00BD3081">
      <w:pPr>
        <w:numPr>
          <w:ilvl w:val="0"/>
          <w:numId w:val="15"/>
        </w:numPr>
      </w:pPr>
      <w:r w:rsidRPr="00BD3081">
        <w:t xml:space="preserve">B2B </w:t>
      </w:r>
      <w:r w:rsidRPr="00BD3081">
        <w:rPr>
          <w:rFonts w:ascii="MS Gothic" w:eastAsia="MS Gothic" w:hAnsi="MS Gothic" w:cs="MS Gothic" w:hint="eastAsia"/>
        </w:rPr>
        <w:t>客</w:t>
      </w:r>
      <w:r w:rsidRPr="00BD3081">
        <w:rPr>
          <w:rFonts w:ascii="Microsoft JhengHei" w:eastAsia="Microsoft JhengHei" w:hAnsi="Microsoft JhengHei" w:cs="Microsoft JhengHei" w:hint="eastAsia"/>
        </w:rPr>
        <w:t>户流程（</w:t>
      </w:r>
      <w:r w:rsidRPr="00BD3081">
        <w:t>B2B Customer Flow</w:t>
      </w:r>
      <w:r w:rsidRPr="00BD3081">
        <w:rPr>
          <w:rFonts w:ascii="MS Gothic" w:eastAsia="MS Gothic" w:hAnsi="MS Gothic" w:cs="MS Gothic" w:hint="eastAsia"/>
        </w:rPr>
        <w:t>）</w:t>
      </w:r>
    </w:p>
    <w:p w14:paraId="120EA845" w14:textId="77777777" w:rsidR="00BD3081" w:rsidRPr="00BD3081" w:rsidRDefault="00BD3081" w:rsidP="00BD3081">
      <w:pPr>
        <w:numPr>
          <w:ilvl w:val="1"/>
          <w:numId w:val="15"/>
        </w:numPr>
      </w:pPr>
      <w:proofErr w:type="spellStart"/>
      <w:r w:rsidRPr="00BD3081">
        <w:rPr>
          <w:rFonts w:ascii="MS Gothic" w:eastAsia="MS Gothic" w:hAnsi="MS Gothic" w:cs="MS Gothic" w:hint="eastAsia"/>
        </w:rPr>
        <w:t>注册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公司的指定管理</w:t>
      </w:r>
      <w:r w:rsidRPr="00BD3081">
        <w:rPr>
          <w:rFonts w:ascii="Microsoft JhengHei" w:eastAsia="Microsoft JhengHei" w:hAnsi="Microsoft JhengHei" w:cs="Microsoft JhengHei" w:hint="eastAsia"/>
        </w:rPr>
        <w:t>员向新用户发送平台邀请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575A2D37" w14:textId="77777777" w:rsidR="00BD3081" w:rsidRPr="00BD3081" w:rsidRDefault="00BD3081" w:rsidP="00BD3081">
      <w:pPr>
        <w:numPr>
          <w:ilvl w:val="1"/>
          <w:numId w:val="15"/>
        </w:numPr>
      </w:pPr>
      <w:proofErr w:type="spellStart"/>
      <w:r w:rsidRPr="00BD3081">
        <w:rPr>
          <w:rFonts w:ascii="MS Gothic" w:eastAsia="MS Gothic" w:hAnsi="MS Gothic" w:cs="MS Gothic" w:hint="eastAsia"/>
        </w:rPr>
        <w:t>被邀</w:t>
      </w:r>
      <w:r w:rsidRPr="00BD3081">
        <w:rPr>
          <w:rFonts w:ascii="Microsoft JhengHei" w:eastAsia="Microsoft JhengHei" w:hAnsi="Microsoft JhengHei" w:cs="Microsoft JhengHei" w:hint="eastAsia"/>
        </w:rPr>
        <w:t>请用户通过邀请链接创建账户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39858221" w14:textId="77777777" w:rsidR="00BD3081" w:rsidRPr="00BD3081" w:rsidRDefault="00BD3081" w:rsidP="00BD3081">
      <w:pPr>
        <w:numPr>
          <w:ilvl w:val="1"/>
          <w:numId w:val="15"/>
        </w:numPr>
      </w:pPr>
      <w:proofErr w:type="spellStart"/>
      <w:r w:rsidRPr="00BD3081">
        <w:rPr>
          <w:rFonts w:ascii="MS Gothic" w:eastAsia="MS Gothic" w:hAnsi="MS Gothic" w:cs="MS Gothic" w:hint="eastAsia"/>
        </w:rPr>
        <w:t>新</w:t>
      </w:r>
      <w:r w:rsidRPr="00BD3081">
        <w:rPr>
          <w:rFonts w:ascii="Microsoft JhengHei" w:eastAsia="Microsoft JhengHei" w:hAnsi="Microsoft JhengHei" w:cs="Microsoft JhengHei" w:hint="eastAsia"/>
        </w:rPr>
        <w:t>账户自动关联到母公司主体及其对应的定价协议</w:t>
      </w:r>
      <w:proofErr w:type="spellEnd"/>
      <w:r w:rsidRPr="00BD3081">
        <w:t>/</w:t>
      </w:r>
      <w:proofErr w:type="spellStart"/>
      <w:r w:rsidRPr="00BD3081">
        <w:rPr>
          <w:rFonts w:ascii="MS Gothic" w:eastAsia="MS Gothic" w:hAnsi="MS Gothic" w:cs="MS Gothic" w:hint="eastAsia"/>
        </w:rPr>
        <w:t>折扣条款</w:t>
      </w:r>
      <w:proofErr w:type="spellEnd"/>
      <w:r w:rsidRPr="00BD3081">
        <w:rPr>
          <w:rFonts w:ascii="MS Gothic" w:eastAsia="MS Gothic" w:hAnsi="MS Gothic" w:cs="MS Gothic" w:hint="eastAsia"/>
        </w:rPr>
        <w:t>。</w:t>
      </w:r>
    </w:p>
    <w:p w14:paraId="51DDFC16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用</w:t>
      </w:r>
      <w:r w:rsidRPr="00BD3081">
        <w:rPr>
          <w:rFonts w:ascii="Microsoft JhengHei" w:eastAsia="Microsoft JhengHei" w:hAnsi="Microsoft JhengHei" w:cs="Microsoft JhengHei" w:hint="eastAsia"/>
        </w:rPr>
        <w:t>户完成认证后，其角色将直接决定其可享受的价格与折扣权益，并由平台定价引擎进行统一管理与落地执行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4C1CB880" w14:textId="77777777" w:rsidR="00BD3081" w:rsidRPr="00BD3081" w:rsidRDefault="00BD3081" w:rsidP="00BD3081">
      <w:r w:rsidRPr="00BD3081">
        <w:pict w14:anchorId="57AD6125">
          <v:rect id="_x0000_i1074" style="width:0;height:1.5pt" o:hralign="center" o:hrstd="t" o:hr="t" fillcolor="#a0a0a0" stroked="f"/>
        </w:pict>
      </w:r>
    </w:p>
    <w:p w14:paraId="04DEDE8B" w14:textId="77777777" w:rsidR="00BD3081" w:rsidRPr="00BD3081" w:rsidRDefault="00BD3081" w:rsidP="00BD3081">
      <w:r w:rsidRPr="00BD3081">
        <w:t xml:space="preserve">3.0 </w:t>
      </w:r>
      <w:proofErr w:type="spellStart"/>
      <w:r w:rsidRPr="00BD3081">
        <w:rPr>
          <w:rFonts w:ascii="MS Gothic" w:eastAsia="MS Gothic" w:hAnsi="MS Gothic" w:cs="MS Gothic" w:hint="eastAsia"/>
        </w:rPr>
        <w:t>可定制化定价引擎</w:t>
      </w:r>
      <w:proofErr w:type="spellEnd"/>
    </w:p>
    <w:p w14:paraId="750C3E61" w14:textId="77777777" w:rsidR="00BD3081" w:rsidRPr="00BD3081" w:rsidRDefault="00BD3081" w:rsidP="00BD3081">
      <w:r w:rsidRPr="00BD3081">
        <w:rPr>
          <w:rFonts w:ascii="MS Gothic" w:eastAsia="MS Gothic" w:hAnsi="MS Gothic" w:cs="MS Gothic" w:hint="eastAsia"/>
        </w:rPr>
        <w:t>高度灵活的定价引擎</w:t>
      </w:r>
      <w:r w:rsidRPr="00BD3081">
        <w:rPr>
          <w:rFonts w:ascii="Microsoft JhengHei" w:eastAsia="Microsoft JhengHei" w:hAnsi="Microsoft JhengHei" w:cs="Microsoft JhengHei" w:hint="eastAsia"/>
        </w:rPr>
        <w:t>对业务而言至关重要。该引擎是平台的核心竞争优势，使平台能够超越简单交易撮合，支撑依赖协商价、量级折扣与客户专属合同的复杂</w:t>
      </w:r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交易关系</w:t>
      </w:r>
      <w:proofErr w:type="spellEnd"/>
      <w:r w:rsidRPr="00BD3081">
        <w:rPr>
          <w:rFonts w:ascii="MS Gothic" w:eastAsia="MS Gothic" w:hAnsi="MS Gothic" w:cs="MS Gothic" w:hint="eastAsia"/>
        </w:rPr>
        <w:t>。</w:t>
      </w:r>
    </w:p>
    <w:p w14:paraId="71C1FECE" w14:textId="77777777" w:rsidR="00BD3081" w:rsidRPr="00BD3081" w:rsidRDefault="00BD3081" w:rsidP="00BD3081">
      <w:r w:rsidRPr="00BD3081">
        <w:t xml:space="preserve">3.1 </w:t>
      </w:r>
      <w:proofErr w:type="spellStart"/>
      <w:r w:rsidRPr="00BD3081">
        <w:rPr>
          <w:rFonts w:ascii="MS Gothic" w:eastAsia="MS Gothic" w:hAnsi="MS Gothic" w:cs="MS Gothic" w:hint="eastAsia"/>
        </w:rPr>
        <w:t>定价</w:t>
      </w:r>
      <w:r w:rsidRPr="00BD3081">
        <w:rPr>
          <w:rFonts w:ascii="Microsoft JhengHei" w:eastAsia="Microsoft JhengHei" w:hAnsi="Microsoft JhengHei" w:cs="Microsoft JhengHei" w:hint="eastAsia"/>
        </w:rPr>
        <w:t>层级逻辑（</w:t>
      </w:r>
      <w:r w:rsidRPr="00BD3081">
        <w:t>Pricing</w:t>
      </w:r>
      <w:proofErr w:type="spellEnd"/>
      <w:r w:rsidRPr="00BD3081">
        <w:t xml:space="preserve"> Hierarchy Logic</w:t>
      </w:r>
      <w:r w:rsidRPr="00BD3081">
        <w:rPr>
          <w:rFonts w:ascii="MS Gothic" w:eastAsia="MS Gothic" w:hAnsi="MS Gothic" w:cs="MS Gothic" w:hint="eastAsia"/>
        </w:rPr>
        <w:t>）</w:t>
      </w:r>
    </w:p>
    <w:p w14:paraId="3A591082" w14:textId="77777777" w:rsidR="00BD3081" w:rsidRPr="00BD3081" w:rsidRDefault="00BD3081" w:rsidP="00BD3081">
      <w:proofErr w:type="spellStart"/>
      <w:proofErr w:type="gramStart"/>
      <w:r w:rsidRPr="00BD3081">
        <w:rPr>
          <w:rFonts w:ascii="MS Gothic" w:eastAsia="MS Gothic" w:hAnsi="MS Gothic" w:cs="MS Gothic" w:hint="eastAsia"/>
        </w:rPr>
        <w:t>系</w:t>
      </w:r>
      <w:r w:rsidRPr="00BD3081">
        <w:rPr>
          <w:rFonts w:ascii="Microsoft JhengHei" w:eastAsia="Microsoft JhengHei" w:hAnsi="Microsoft JhengHei" w:cs="Microsoft JhengHei" w:hint="eastAsia"/>
        </w:rPr>
        <w:t>统必须按明确的</w:t>
      </w:r>
      <w:r w:rsidRPr="00BD3081">
        <w:t>“</w:t>
      </w:r>
      <w:r w:rsidRPr="00BD3081">
        <w:rPr>
          <w:rFonts w:ascii="MS Gothic" w:eastAsia="MS Gothic" w:hAnsi="MS Gothic" w:cs="MS Gothic" w:hint="eastAsia"/>
        </w:rPr>
        <w:t>覆盖</w:t>
      </w:r>
      <w:r w:rsidRPr="00BD3081">
        <w:rPr>
          <w:rFonts w:ascii="Microsoft JhengHei" w:eastAsia="Microsoft JhengHei" w:hAnsi="Microsoft JhengHei" w:cs="Microsoft JhengHei" w:hint="eastAsia"/>
        </w:rPr>
        <w:t>优先级顺序</w:t>
      </w:r>
      <w:r w:rsidRPr="00BD3081">
        <w:t>”</w:t>
      </w:r>
      <w:r w:rsidRPr="00BD3081">
        <w:rPr>
          <w:rFonts w:ascii="Microsoft JhengHei" w:eastAsia="Microsoft JhengHei" w:hAnsi="Microsoft JhengHei" w:cs="Microsoft JhengHei" w:hint="eastAsia"/>
        </w:rPr>
        <w:t>应用定价规则</w:t>
      </w:r>
      <w:proofErr w:type="gramEnd"/>
      <w:r w:rsidRPr="00BD3081">
        <w:rPr>
          <w:rFonts w:ascii="Microsoft JhengHei" w:eastAsia="Microsoft JhengHei" w:hAnsi="Microsoft JhengHei" w:cs="Microsoft JhengHei" w:hint="eastAsia"/>
        </w:rPr>
        <w:t>，以计算用户最终成交价。量级折扣（</w:t>
      </w:r>
      <w:r w:rsidRPr="00BD3081">
        <w:t>Volume</w:t>
      </w:r>
      <w:proofErr w:type="spellEnd"/>
      <w:r w:rsidRPr="00BD3081">
        <w:t xml:space="preserve"> </w:t>
      </w:r>
      <w:proofErr w:type="spellStart"/>
      <w:r w:rsidRPr="00BD3081">
        <w:t>Discounts</w:t>
      </w:r>
      <w:r w:rsidRPr="00BD3081">
        <w:rPr>
          <w:rFonts w:ascii="MS Gothic" w:eastAsia="MS Gothic" w:hAnsi="MS Gothic" w:cs="MS Gothic" w:hint="eastAsia"/>
        </w:rPr>
        <w:t>）在基</w:t>
      </w:r>
      <w:r w:rsidRPr="00BD3081">
        <w:rPr>
          <w:rFonts w:ascii="Microsoft JhengHei" w:eastAsia="Microsoft JhengHei" w:hAnsi="Microsoft JhengHei" w:cs="Microsoft JhengHei" w:hint="eastAsia"/>
        </w:rPr>
        <w:t>础价确定后再计算并应用。层级如下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</w:p>
    <w:p w14:paraId="05DB25D2" w14:textId="77777777" w:rsidR="00BD3081" w:rsidRPr="00BD3081" w:rsidRDefault="00BD3081" w:rsidP="00BD3081">
      <w:pPr>
        <w:numPr>
          <w:ilvl w:val="0"/>
          <w:numId w:val="16"/>
        </w:numPr>
      </w:pPr>
      <w:r w:rsidRPr="00BD3081">
        <w:t>Level 1</w:t>
      </w:r>
      <w:r w:rsidRPr="00BD3081">
        <w:rPr>
          <w:rFonts w:ascii="MS Gothic" w:eastAsia="MS Gothic" w:hAnsi="MS Gothic" w:cs="MS Gothic" w:hint="eastAsia"/>
        </w:rPr>
        <w:t>：基</w:t>
      </w:r>
      <w:r w:rsidRPr="00BD3081">
        <w:rPr>
          <w:rFonts w:ascii="Microsoft JhengHei" w:eastAsia="Microsoft JhengHei" w:hAnsi="Microsoft JhengHei" w:cs="Microsoft JhengHei" w:hint="eastAsia"/>
        </w:rPr>
        <w:t>础商品价格（</w:t>
      </w:r>
      <w:r w:rsidRPr="00BD3081">
        <w:t>Base Product Price</w:t>
      </w:r>
      <w:r w:rsidRPr="00BD3081">
        <w:rPr>
          <w:rFonts w:ascii="MS Gothic" w:eastAsia="MS Gothic" w:hAnsi="MS Gothic" w:cs="MS Gothic" w:hint="eastAsia"/>
        </w:rPr>
        <w:t>）：</w:t>
      </w:r>
      <w:proofErr w:type="spellStart"/>
      <w:r w:rsidRPr="00BD3081">
        <w:rPr>
          <w:rFonts w:ascii="MS Gothic" w:eastAsia="MS Gothic" w:hAnsi="MS Gothic" w:cs="MS Gothic" w:hint="eastAsia"/>
        </w:rPr>
        <w:t>最低</w:t>
      </w:r>
      <w:r w:rsidRPr="00BD3081">
        <w:rPr>
          <w:rFonts w:ascii="Microsoft JhengHei" w:eastAsia="Microsoft JhengHei" w:hAnsi="Microsoft JhengHei" w:cs="Microsoft JhengHei" w:hint="eastAsia"/>
        </w:rPr>
        <w:t>优先级的默认价格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43468D8E" w14:textId="77777777" w:rsidR="00BD3081" w:rsidRPr="00BD3081" w:rsidRDefault="00BD3081" w:rsidP="00BD3081">
      <w:pPr>
        <w:numPr>
          <w:ilvl w:val="0"/>
          <w:numId w:val="16"/>
        </w:numPr>
      </w:pPr>
      <w:r w:rsidRPr="00BD3081">
        <w:t>Level 2</w:t>
      </w:r>
      <w:r w:rsidRPr="00BD3081">
        <w:rPr>
          <w:rFonts w:ascii="MS Gothic" w:eastAsia="MS Gothic" w:hAnsi="MS Gothic" w:cs="MS Gothic" w:hint="eastAsia"/>
        </w:rPr>
        <w:t>：公开定价（</w:t>
      </w:r>
      <w:r w:rsidRPr="00BD3081">
        <w:t>Public Pricing</w:t>
      </w:r>
      <w:r w:rsidRPr="00BD3081">
        <w:rPr>
          <w:rFonts w:ascii="MS Gothic" w:eastAsia="MS Gothic" w:hAnsi="MS Gothic" w:cs="MS Gothic" w:hint="eastAsia"/>
        </w:rPr>
        <w:t>）：</w:t>
      </w:r>
      <w:proofErr w:type="spellStart"/>
      <w:r w:rsidRPr="00BD3081">
        <w:rPr>
          <w:rFonts w:ascii="MS Gothic" w:eastAsia="MS Gothic" w:hAnsi="MS Gothic" w:cs="MS Gothic" w:hint="eastAsia"/>
        </w:rPr>
        <w:t>覆盖基</w:t>
      </w:r>
      <w:r w:rsidRPr="00BD3081">
        <w:rPr>
          <w:rFonts w:ascii="Microsoft JhengHei" w:eastAsia="Microsoft JhengHei" w:hAnsi="Microsoft JhengHei" w:cs="Microsoft JhengHei" w:hint="eastAsia"/>
        </w:rPr>
        <w:t>础价。展示给未登录的非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用</w:t>
      </w:r>
      <w:r w:rsidRPr="00BD3081">
        <w:rPr>
          <w:rFonts w:ascii="Microsoft JhengHei" w:eastAsia="Microsoft JhengHei" w:hAnsi="Microsoft JhengHei" w:cs="Microsoft JhengHei" w:hint="eastAsia"/>
        </w:rPr>
        <w:t>户或公共客户账户用户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04B15722" w14:textId="77777777" w:rsidR="00BD3081" w:rsidRPr="00BD3081" w:rsidRDefault="00BD3081" w:rsidP="00BD3081">
      <w:pPr>
        <w:numPr>
          <w:ilvl w:val="0"/>
          <w:numId w:val="16"/>
        </w:numPr>
      </w:pPr>
      <w:r w:rsidRPr="00BD3081">
        <w:lastRenderedPageBreak/>
        <w:t>Level 3</w:t>
      </w:r>
      <w:r w:rsidRPr="00BD3081">
        <w:rPr>
          <w:rFonts w:ascii="MS Gothic" w:eastAsia="MS Gothic" w:hAnsi="MS Gothic" w:cs="MS Gothic" w:hint="eastAsia"/>
        </w:rPr>
        <w:t>：价格</w:t>
      </w:r>
      <w:r w:rsidRPr="00BD3081">
        <w:rPr>
          <w:rFonts w:ascii="Microsoft JhengHei" w:eastAsia="Microsoft JhengHei" w:hAnsi="Microsoft JhengHei" w:cs="Microsoft JhengHei" w:hint="eastAsia"/>
        </w:rPr>
        <w:t>层级（</w:t>
      </w:r>
      <w:r w:rsidRPr="00BD3081">
        <w:t>B2B Pricing Tier</w:t>
      </w:r>
      <w:r w:rsidRPr="00BD3081">
        <w:rPr>
          <w:rFonts w:ascii="MS Gothic" w:eastAsia="MS Gothic" w:hAnsi="MS Gothic" w:cs="MS Gothic" w:hint="eastAsia"/>
        </w:rPr>
        <w:t>）：</w:t>
      </w:r>
      <w:proofErr w:type="spellStart"/>
      <w:r w:rsidRPr="00BD3081">
        <w:rPr>
          <w:rFonts w:ascii="MS Gothic" w:eastAsia="MS Gothic" w:hAnsi="MS Gothic" w:cs="MS Gothic" w:hint="eastAsia"/>
        </w:rPr>
        <w:t>覆盖公开定价。适用于已登</w:t>
      </w:r>
      <w:r w:rsidRPr="00BD3081">
        <w:rPr>
          <w:rFonts w:ascii="Microsoft JhengHei" w:eastAsia="Microsoft JhengHei" w:hAnsi="Microsoft JhengHei" w:cs="Microsoft JhengHei" w:hint="eastAsia"/>
        </w:rPr>
        <w:t>录且属于某一价格层级（例如</w:t>
      </w:r>
      <w:proofErr w:type="spellEnd"/>
      <w:r w:rsidRPr="00BD3081">
        <w:t xml:space="preserve"> </w:t>
      </w:r>
      <w:proofErr w:type="spellStart"/>
      <w:r w:rsidRPr="00BD3081">
        <w:t>Enterprise</w:t>
      </w:r>
      <w:r w:rsidRPr="00BD3081">
        <w:rPr>
          <w:rFonts w:ascii="MS Gothic" w:eastAsia="MS Gothic" w:hAnsi="MS Gothic" w:cs="MS Gothic" w:hint="eastAsia"/>
        </w:rPr>
        <w:t>、</w:t>
      </w:r>
      <w:r w:rsidRPr="00BD3081">
        <w:t>Premium</w:t>
      </w:r>
      <w:r w:rsidRPr="00BD3081">
        <w:rPr>
          <w:rFonts w:ascii="MS Gothic" w:eastAsia="MS Gothic" w:hAnsi="MS Gothic" w:cs="MS Gothic" w:hint="eastAsia"/>
        </w:rPr>
        <w:t>）的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用</w:t>
      </w:r>
      <w:r w:rsidRPr="00BD3081">
        <w:rPr>
          <w:rFonts w:ascii="Microsoft JhengHei" w:eastAsia="Microsoft JhengHei" w:hAnsi="Microsoft JhengHei" w:cs="Microsoft JhengHei" w:hint="eastAsia"/>
        </w:rPr>
        <w:t>户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22685EF6" w14:textId="77777777" w:rsidR="00BD3081" w:rsidRPr="00BD3081" w:rsidRDefault="00BD3081" w:rsidP="00BD3081">
      <w:pPr>
        <w:numPr>
          <w:ilvl w:val="0"/>
          <w:numId w:val="16"/>
        </w:numPr>
      </w:pPr>
      <w:r w:rsidRPr="00BD3081">
        <w:t>Level 4</w:t>
      </w:r>
      <w:r w:rsidRPr="00BD3081">
        <w:rPr>
          <w:rFonts w:ascii="MS Gothic" w:eastAsia="MS Gothic" w:hAnsi="MS Gothic" w:cs="MS Gothic" w:hint="eastAsia"/>
        </w:rPr>
        <w:t>：客</w:t>
      </w:r>
      <w:r w:rsidRPr="00BD3081">
        <w:rPr>
          <w:rFonts w:ascii="Microsoft JhengHei" w:eastAsia="Microsoft JhengHei" w:hAnsi="Microsoft JhengHei" w:cs="Microsoft JhengHei" w:hint="eastAsia"/>
        </w:rPr>
        <w:t>户专属定价（</w:t>
      </w:r>
      <w:r w:rsidRPr="00BD3081">
        <w:t>Client-Specific Pricing</w:t>
      </w:r>
      <w:r w:rsidRPr="00BD3081">
        <w:rPr>
          <w:rFonts w:ascii="MS Gothic" w:eastAsia="MS Gothic" w:hAnsi="MS Gothic" w:cs="MS Gothic" w:hint="eastAsia"/>
        </w:rPr>
        <w:t>）：</w:t>
      </w:r>
      <w:proofErr w:type="spellStart"/>
      <w:r w:rsidRPr="00BD3081">
        <w:rPr>
          <w:rFonts w:ascii="MS Gothic" w:eastAsia="MS Gothic" w:hAnsi="MS Gothic" w:cs="MS Gothic" w:hint="eastAsia"/>
        </w:rPr>
        <w:t>最高</w:t>
      </w:r>
      <w:r w:rsidRPr="00BD3081">
        <w:rPr>
          <w:rFonts w:ascii="Microsoft JhengHei" w:eastAsia="Microsoft JhengHei" w:hAnsi="Microsoft JhengHei" w:cs="Microsoft JhengHei" w:hint="eastAsia"/>
        </w:rPr>
        <w:t>优先级。由商户直接给某个特定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客</w:t>
      </w:r>
      <w:r w:rsidRPr="00BD3081">
        <w:rPr>
          <w:rFonts w:ascii="Microsoft JhengHei" w:eastAsia="Microsoft JhengHei" w:hAnsi="Microsoft JhengHei" w:cs="Microsoft JhengHei" w:hint="eastAsia"/>
        </w:rPr>
        <w:t>户公司配置的专属价格或折扣，覆盖所有其他价格设置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190FD245" w14:textId="77777777" w:rsidR="00BD3081" w:rsidRPr="00BD3081" w:rsidRDefault="00BD3081" w:rsidP="00BD3081">
      <w:pPr>
        <w:numPr>
          <w:ilvl w:val="0"/>
          <w:numId w:val="16"/>
        </w:numPr>
      </w:pPr>
      <w:r w:rsidRPr="00BD3081">
        <w:t>Level 5</w:t>
      </w:r>
      <w:r w:rsidRPr="00BD3081">
        <w:rPr>
          <w:rFonts w:ascii="MS Gothic" w:eastAsia="MS Gothic" w:hAnsi="MS Gothic" w:cs="MS Gothic" w:hint="eastAsia"/>
        </w:rPr>
        <w:t>：量</w:t>
      </w:r>
      <w:r w:rsidRPr="00BD3081">
        <w:rPr>
          <w:rFonts w:ascii="Microsoft JhengHei" w:eastAsia="Microsoft JhengHei" w:hAnsi="Microsoft JhengHei" w:cs="Microsoft JhengHei" w:hint="eastAsia"/>
        </w:rPr>
        <w:t>级折扣（</w:t>
      </w:r>
      <w:r w:rsidRPr="00BD3081">
        <w:t>Volume Discounts</w:t>
      </w:r>
      <w:r w:rsidRPr="00BD3081">
        <w:rPr>
          <w:rFonts w:ascii="MS Gothic" w:eastAsia="MS Gothic" w:hAnsi="MS Gothic" w:cs="MS Gothic" w:hint="eastAsia"/>
        </w:rPr>
        <w:t>）：</w:t>
      </w:r>
      <w:proofErr w:type="spellStart"/>
      <w:r w:rsidRPr="00BD3081">
        <w:rPr>
          <w:rFonts w:ascii="MS Gothic" w:eastAsia="MS Gothic" w:hAnsi="MS Gothic" w:cs="MS Gothic" w:hint="eastAsia"/>
        </w:rPr>
        <w:t>作</w:t>
      </w:r>
      <w:r w:rsidRPr="00BD3081">
        <w:rPr>
          <w:rFonts w:ascii="Microsoft JhengHei" w:eastAsia="Microsoft JhengHei" w:hAnsi="Microsoft JhengHei" w:cs="Microsoft JhengHei" w:hint="eastAsia"/>
        </w:rPr>
        <w:t>为最终修正项应用于上述规则得出的价格。例如在已选定客户专属价后，</w:t>
      </w:r>
      <w:proofErr w:type="gramStart"/>
      <w:r w:rsidRPr="00BD3081">
        <w:rPr>
          <w:rFonts w:ascii="Microsoft JhengHei" w:eastAsia="Microsoft JhengHei" w:hAnsi="Microsoft JhengHei" w:cs="Microsoft JhengHei" w:hint="eastAsia"/>
        </w:rPr>
        <w:t>再应用</w:t>
      </w:r>
      <w:r w:rsidRPr="00BD3081">
        <w:t>“</w:t>
      </w:r>
      <w:proofErr w:type="gramEnd"/>
      <w:r w:rsidRPr="00BD3081">
        <w:rPr>
          <w:rFonts w:ascii="MS Gothic" w:eastAsia="MS Gothic" w:hAnsi="MS Gothic" w:cs="MS Gothic" w:hint="eastAsia"/>
        </w:rPr>
        <w:t>整箱价（</w:t>
      </w:r>
      <w:r w:rsidRPr="00BD3081">
        <w:t>Carton</w:t>
      </w:r>
      <w:proofErr w:type="spellEnd"/>
      <w:r w:rsidRPr="00BD3081">
        <w:t xml:space="preserve"> Rate</w:t>
      </w:r>
      <w:proofErr w:type="gramStart"/>
      <w:r w:rsidRPr="00BD3081">
        <w:rPr>
          <w:rFonts w:ascii="MS Gothic" w:eastAsia="MS Gothic" w:hAnsi="MS Gothic" w:cs="MS Gothic" w:hint="eastAsia"/>
        </w:rPr>
        <w:t>）</w:t>
      </w:r>
      <w:r w:rsidRPr="00BD3081">
        <w:t>”</w:t>
      </w:r>
      <w:proofErr w:type="spellStart"/>
      <w:r w:rsidRPr="00BD3081">
        <w:rPr>
          <w:rFonts w:ascii="MS Gothic" w:eastAsia="MS Gothic" w:hAnsi="MS Gothic" w:cs="MS Gothic" w:hint="eastAsia"/>
        </w:rPr>
        <w:t>等</w:t>
      </w:r>
      <w:r w:rsidRPr="00BD3081">
        <w:rPr>
          <w:rFonts w:ascii="Microsoft JhengHei" w:eastAsia="Microsoft JhengHei" w:hAnsi="Microsoft JhengHei" w:cs="Microsoft JhengHei" w:hint="eastAsia"/>
        </w:rPr>
        <w:t>规则</w:t>
      </w:r>
      <w:proofErr w:type="spellEnd"/>
      <w:proofErr w:type="gram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0F025ED0" w14:textId="77777777" w:rsidR="00BD3081" w:rsidRPr="00BD3081" w:rsidRDefault="00BD3081" w:rsidP="00BD3081">
      <w:r w:rsidRPr="00BD3081">
        <w:t xml:space="preserve">3.2 </w:t>
      </w:r>
      <w:proofErr w:type="spellStart"/>
      <w:r w:rsidRPr="00BD3081">
        <w:rPr>
          <w:rFonts w:ascii="MS Gothic" w:eastAsia="MS Gothic" w:hAnsi="MS Gothic" w:cs="MS Gothic" w:hint="eastAsia"/>
        </w:rPr>
        <w:t>价格展示与价</w:t>
      </w:r>
      <w:r w:rsidRPr="00BD3081">
        <w:rPr>
          <w:rFonts w:ascii="Microsoft JhengHei" w:eastAsia="Microsoft JhengHei" w:hAnsi="Microsoft JhengHei" w:cs="Microsoft JhengHei" w:hint="eastAsia"/>
        </w:rPr>
        <w:t>值传达（</w:t>
      </w:r>
      <w:r w:rsidRPr="00BD3081">
        <w:t>Pricing</w:t>
      </w:r>
      <w:proofErr w:type="spellEnd"/>
      <w:r w:rsidRPr="00BD3081">
        <w:t xml:space="preserve"> Display and Value Communication</w:t>
      </w:r>
      <w:r w:rsidRPr="00BD3081">
        <w:rPr>
          <w:rFonts w:ascii="MS Gothic" w:eastAsia="MS Gothic" w:hAnsi="MS Gothic" w:cs="MS Gothic" w:hint="eastAsia"/>
        </w:rPr>
        <w:t>）</w:t>
      </w:r>
    </w:p>
    <w:p w14:paraId="68FBF873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平台将</w:t>
      </w:r>
      <w:r w:rsidRPr="00BD3081">
        <w:rPr>
          <w:rFonts w:ascii="Microsoft JhengHei" w:eastAsia="Microsoft JhengHei" w:hAnsi="Microsoft JhengHei" w:cs="Microsoft JhengHei" w:hint="eastAsia"/>
        </w:rPr>
        <w:t>为商户提供价格展示控制能力，并以清晰方式向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客</w:t>
      </w:r>
      <w:r w:rsidRPr="00BD3081">
        <w:rPr>
          <w:rFonts w:ascii="Microsoft JhengHei" w:eastAsia="Microsoft JhengHei" w:hAnsi="Microsoft JhengHei" w:cs="Microsoft JhengHei" w:hint="eastAsia"/>
        </w:rPr>
        <w:t>户传递价格价值与节省收益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25773809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商</w:t>
      </w:r>
      <w:r w:rsidRPr="00BD3081">
        <w:rPr>
          <w:rFonts w:ascii="Microsoft JhengHei" w:eastAsia="Microsoft JhengHei" w:hAnsi="Microsoft JhengHei" w:cs="Microsoft JhengHei" w:hint="eastAsia"/>
        </w:rPr>
        <w:t>户可对价格层级可见性进行两种配置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</w:p>
    <w:p w14:paraId="69AD6617" w14:textId="77777777" w:rsidR="00BD3081" w:rsidRPr="00BD3081" w:rsidRDefault="00BD3081" w:rsidP="00BD3081">
      <w:pPr>
        <w:numPr>
          <w:ilvl w:val="0"/>
          <w:numId w:val="17"/>
        </w:numPr>
      </w:pPr>
      <w:proofErr w:type="spellStart"/>
      <w:r w:rsidRPr="00BD3081">
        <w:rPr>
          <w:rFonts w:ascii="MS Gothic" w:eastAsia="MS Gothic" w:hAnsi="MS Gothic" w:cs="MS Gothic" w:hint="eastAsia"/>
        </w:rPr>
        <w:t>在网站上</w:t>
      </w:r>
      <w:r w:rsidRPr="00BD3081">
        <w:rPr>
          <w:rFonts w:ascii="Microsoft JhengHei" w:eastAsia="Microsoft JhengHei" w:hAnsi="Microsoft JhengHei" w:cs="Microsoft JhengHei" w:hint="eastAsia"/>
        </w:rPr>
        <w:t>发布价格层级（</w:t>
      </w:r>
      <w:r w:rsidRPr="00BD3081">
        <w:t>Publish</w:t>
      </w:r>
      <w:proofErr w:type="spellEnd"/>
      <w:r w:rsidRPr="00BD3081">
        <w:t xml:space="preserve"> Pricing Tiers on Website</w:t>
      </w:r>
      <w:r w:rsidRPr="00BD3081">
        <w:rPr>
          <w:rFonts w:ascii="MS Gothic" w:eastAsia="MS Gothic" w:hAnsi="MS Gothic" w:cs="MS Gothic" w:hint="eastAsia"/>
        </w:rPr>
        <w:t>）：</w:t>
      </w:r>
      <w:proofErr w:type="spellStart"/>
      <w:r w:rsidRPr="00BD3081">
        <w:rPr>
          <w:rFonts w:ascii="MS Gothic" w:eastAsia="MS Gothic" w:hAnsi="MS Gothic" w:cs="MS Gothic" w:hint="eastAsia"/>
        </w:rPr>
        <w:t>公开展示</w:t>
      </w:r>
      <w:proofErr w:type="spellEnd"/>
      <w:r w:rsidRPr="00BD3081">
        <w:t xml:space="preserve"> B2B 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层级名称及对应折扣（</w:t>
      </w:r>
      <w:proofErr w:type="gramStart"/>
      <w:r w:rsidRPr="00BD3081">
        <w:rPr>
          <w:rFonts w:ascii="Microsoft JhengHei" w:eastAsia="Microsoft JhengHei" w:hAnsi="Microsoft JhengHei" w:cs="Microsoft JhengHei" w:hint="eastAsia"/>
        </w:rPr>
        <w:t>例如</w:t>
      </w:r>
      <w:r w:rsidRPr="00BD3081">
        <w:t>“</w:t>
      </w:r>
      <w:proofErr w:type="gramEnd"/>
      <w:r w:rsidRPr="00BD3081">
        <w:t>Enterprise</w:t>
      </w:r>
      <w:proofErr w:type="spellEnd"/>
      <w:r w:rsidRPr="00BD3081">
        <w:t xml:space="preserve"> </w:t>
      </w:r>
      <w:proofErr w:type="spellStart"/>
      <w:r w:rsidRPr="00BD3081">
        <w:t>Tier</w:t>
      </w:r>
      <w:r w:rsidRPr="00BD3081">
        <w:rPr>
          <w:rFonts w:ascii="MS Gothic" w:eastAsia="MS Gothic" w:hAnsi="MS Gothic" w:cs="MS Gothic" w:hint="eastAsia"/>
        </w:rPr>
        <w:t>：立减</w:t>
      </w:r>
      <w:proofErr w:type="spellEnd"/>
      <w:r w:rsidRPr="00BD3081">
        <w:t xml:space="preserve"> 20</w:t>
      </w:r>
      <w:proofErr w:type="gramStart"/>
      <w:r w:rsidRPr="00BD3081">
        <w:t>%”</w:t>
      </w:r>
      <w:r w:rsidRPr="00BD3081">
        <w:rPr>
          <w:rFonts w:ascii="MS Gothic" w:eastAsia="MS Gothic" w:hAnsi="MS Gothic" w:cs="MS Gothic" w:hint="eastAsia"/>
        </w:rPr>
        <w:t>）</w:t>
      </w:r>
      <w:proofErr w:type="gramEnd"/>
      <w:r w:rsidRPr="00BD3081">
        <w:rPr>
          <w:rFonts w:ascii="MS Gothic" w:eastAsia="MS Gothic" w:hAnsi="MS Gothic" w:cs="MS Gothic" w:hint="eastAsia"/>
        </w:rPr>
        <w:t>，</w:t>
      </w:r>
      <w:proofErr w:type="spellStart"/>
      <w:r w:rsidRPr="00BD3081">
        <w:rPr>
          <w:rFonts w:ascii="MS Gothic" w:eastAsia="MS Gothic" w:hAnsi="MS Gothic" w:cs="MS Gothic" w:hint="eastAsia"/>
        </w:rPr>
        <w:t>以促</w:t>
      </w:r>
      <w:r w:rsidRPr="00BD3081">
        <w:rPr>
          <w:rFonts w:ascii="Microsoft JhengHei" w:eastAsia="Microsoft JhengHei" w:hAnsi="Microsoft JhengHei" w:cs="Microsoft JhengHei" w:hint="eastAsia"/>
        </w:rPr>
        <w:t>进新的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注册</w:t>
      </w:r>
      <w:r w:rsidRPr="00BD3081">
        <w:rPr>
          <w:rFonts w:ascii="Microsoft JhengHei" w:eastAsia="Microsoft JhengHei" w:hAnsi="Microsoft JhengHei" w:cs="Microsoft JhengHei" w:hint="eastAsia"/>
        </w:rPr>
        <w:t>转化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3C3282BB" w14:textId="77777777" w:rsidR="00BD3081" w:rsidRPr="00BD3081" w:rsidRDefault="00BD3081" w:rsidP="00BD3081">
      <w:pPr>
        <w:numPr>
          <w:ilvl w:val="0"/>
          <w:numId w:val="17"/>
        </w:numPr>
      </w:pPr>
      <w:proofErr w:type="spellStart"/>
      <w:r w:rsidRPr="00BD3081">
        <w:rPr>
          <w:rFonts w:ascii="MS Gothic" w:eastAsia="MS Gothic" w:hAnsi="MS Gothic" w:cs="MS Gothic" w:hint="eastAsia"/>
        </w:rPr>
        <w:t>保持价格</w:t>
      </w:r>
      <w:r w:rsidRPr="00BD3081">
        <w:rPr>
          <w:rFonts w:ascii="Microsoft JhengHei" w:eastAsia="Microsoft JhengHei" w:hAnsi="Microsoft JhengHei" w:cs="Microsoft JhengHei" w:hint="eastAsia"/>
        </w:rPr>
        <w:t>层级私密（</w:t>
      </w:r>
      <w:r w:rsidRPr="00BD3081">
        <w:t>Keep</w:t>
      </w:r>
      <w:proofErr w:type="spellEnd"/>
      <w:r w:rsidRPr="00BD3081">
        <w:t xml:space="preserve"> Pricing Tiers Private</w:t>
      </w:r>
      <w:r w:rsidRPr="00BD3081">
        <w:rPr>
          <w:rFonts w:ascii="MS Gothic" w:eastAsia="MS Gothic" w:hAnsi="MS Gothic" w:cs="MS Gothic" w:hint="eastAsia"/>
        </w:rPr>
        <w:t>）：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对外隐藏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价格</w:t>
      </w:r>
      <w:r w:rsidRPr="00BD3081">
        <w:rPr>
          <w:rFonts w:ascii="Microsoft JhengHei" w:eastAsia="Microsoft JhengHei" w:hAnsi="Microsoft JhengHei" w:cs="Microsoft JhengHei" w:hint="eastAsia"/>
        </w:rPr>
        <w:t>层级信息；只有客户登录且被分配到该层级后才显示对应价格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78CE1BDE" w14:textId="77777777" w:rsidR="00BD3081" w:rsidRPr="00BD3081" w:rsidRDefault="00BD3081" w:rsidP="00BD3081">
      <w:proofErr w:type="spellStart"/>
      <w:r w:rsidRPr="00BD3081">
        <w:rPr>
          <w:rFonts w:ascii="Microsoft JhengHei" w:eastAsia="Microsoft JhengHei" w:hAnsi="Microsoft JhengHei" w:cs="Microsoft JhengHei" w:hint="eastAsia"/>
        </w:rPr>
        <w:t>对已登录的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用</w:t>
      </w:r>
      <w:r w:rsidRPr="00BD3081">
        <w:rPr>
          <w:rFonts w:ascii="Microsoft JhengHei" w:eastAsia="Microsoft JhengHei" w:hAnsi="Microsoft JhengHei" w:cs="Microsoft JhengHei" w:hint="eastAsia"/>
        </w:rPr>
        <w:t>户，</w:t>
      </w:r>
      <w:proofErr w:type="gramStart"/>
      <w:r w:rsidRPr="00BD3081">
        <w:rPr>
          <w:rFonts w:ascii="Microsoft JhengHei" w:eastAsia="Microsoft JhengHei" w:hAnsi="Microsoft JhengHei" w:cs="Microsoft JhengHei" w:hint="eastAsia"/>
        </w:rPr>
        <w:t>系统必须渲染</w:t>
      </w:r>
      <w:r w:rsidRPr="00BD3081">
        <w:t>“</w:t>
      </w:r>
      <w:proofErr w:type="gramEnd"/>
      <w:r w:rsidRPr="00BD3081">
        <w:rPr>
          <w:rFonts w:ascii="MS Gothic" w:eastAsia="MS Gothic" w:hAnsi="MS Gothic" w:cs="MS Gothic" w:hint="eastAsia"/>
        </w:rPr>
        <w:t>价格</w:t>
      </w:r>
      <w:r w:rsidRPr="00BD3081">
        <w:rPr>
          <w:rFonts w:ascii="Microsoft JhengHei" w:eastAsia="Microsoft JhengHei" w:hAnsi="Microsoft JhengHei" w:cs="Microsoft JhengHei" w:hint="eastAsia"/>
        </w:rPr>
        <w:t>对比展示（</w:t>
      </w:r>
      <w:r w:rsidRPr="00BD3081">
        <w:t>Pricing</w:t>
      </w:r>
      <w:proofErr w:type="spellEnd"/>
      <w:r w:rsidRPr="00BD3081">
        <w:t xml:space="preserve"> Comparison Display</w:t>
      </w:r>
      <w:proofErr w:type="gramStart"/>
      <w:r w:rsidRPr="00BD3081">
        <w:rPr>
          <w:rFonts w:ascii="MS Gothic" w:eastAsia="MS Gothic" w:hAnsi="MS Gothic" w:cs="MS Gothic" w:hint="eastAsia"/>
        </w:rPr>
        <w:t>）</w:t>
      </w:r>
      <w:r w:rsidRPr="00BD3081">
        <w:t>”</w:t>
      </w:r>
      <w:r w:rsidRPr="00BD3081">
        <w:rPr>
          <w:rFonts w:ascii="MS Gothic" w:eastAsia="MS Gothic" w:hAnsi="MS Gothic" w:cs="MS Gothic" w:hint="eastAsia"/>
        </w:rPr>
        <w:t>，</w:t>
      </w:r>
      <w:proofErr w:type="spellStart"/>
      <w:proofErr w:type="gramEnd"/>
      <w:r w:rsidRPr="00BD3081">
        <w:rPr>
          <w:rFonts w:ascii="MS Gothic" w:eastAsia="MS Gothic" w:hAnsi="MS Gothic" w:cs="MS Gothic" w:hint="eastAsia"/>
        </w:rPr>
        <w:t>用于直</w:t>
      </w:r>
      <w:r w:rsidRPr="00BD3081">
        <w:rPr>
          <w:rFonts w:ascii="Microsoft JhengHei" w:eastAsia="Microsoft JhengHei" w:hAnsi="Microsoft JhengHei" w:cs="Microsoft JhengHei" w:hint="eastAsia"/>
        </w:rPr>
        <w:t>观呈现专属定价带来的价值，至少包含以下元素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</w:p>
    <w:p w14:paraId="16100EFC" w14:textId="77777777" w:rsidR="00BD3081" w:rsidRPr="00BD3081" w:rsidRDefault="00BD3081" w:rsidP="00BD3081">
      <w:pPr>
        <w:numPr>
          <w:ilvl w:val="0"/>
          <w:numId w:val="18"/>
        </w:numPr>
      </w:pPr>
      <w:proofErr w:type="spellStart"/>
      <w:r w:rsidRPr="00BD3081">
        <w:rPr>
          <w:rFonts w:ascii="MS Gothic" w:eastAsia="MS Gothic" w:hAnsi="MS Gothic" w:cs="MS Gothic" w:hint="eastAsia"/>
        </w:rPr>
        <w:t>商品：</w:t>
      </w:r>
      <w:r w:rsidRPr="00BD3081">
        <w:t>Widget</w:t>
      </w:r>
      <w:proofErr w:type="spellEnd"/>
      <w:r w:rsidRPr="00BD3081">
        <w:t xml:space="preserve"> X</w:t>
      </w:r>
    </w:p>
    <w:p w14:paraId="011B8C6D" w14:textId="77777777" w:rsidR="00BD3081" w:rsidRPr="00BD3081" w:rsidRDefault="00BD3081" w:rsidP="00BD3081">
      <w:pPr>
        <w:numPr>
          <w:ilvl w:val="0"/>
          <w:numId w:val="18"/>
        </w:numPr>
      </w:pPr>
      <w:proofErr w:type="spellStart"/>
      <w:r w:rsidRPr="00BD3081">
        <w:rPr>
          <w:rFonts w:ascii="MS Gothic" w:eastAsia="MS Gothic" w:hAnsi="MS Gothic" w:cs="MS Gothic" w:hint="eastAsia"/>
        </w:rPr>
        <w:t>原价</w:t>
      </w:r>
      <w:proofErr w:type="spellEnd"/>
      <w:r w:rsidRPr="00BD3081">
        <w:rPr>
          <w:rFonts w:ascii="MS Gothic" w:eastAsia="MS Gothic" w:hAnsi="MS Gothic" w:cs="MS Gothic" w:hint="eastAsia"/>
        </w:rPr>
        <w:t>：</w:t>
      </w:r>
      <w:del w:id="0" w:author="Unknown">
        <w:r w:rsidRPr="00BD3081">
          <w:delText>100.00</w:delText>
        </w:r>
      </w:del>
      <w:r w:rsidRPr="00BD3081">
        <w:t xml:space="preserve"> </w:t>
      </w:r>
      <w:r w:rsidRPr="00BD3081">
        <w:rPr>
          <w:rFonts w:ascii="MS Gothic" w:eastAsia="MS Gothic" w:hAnsi="MS Gothic" w:cs="MS Gothic" w:hint="eastAsia"/>
        </w:rPr>
        <w:t>你的价格：</w:t>
      </w:r>
      <w:r w:rsidRPr="00BD3081">
        <w:t>75.00</w:t>
      </w:r>
      <w:r w:rsidRPr="00BD3081">
        <w:rPr>
          <w:rFonts w:ascii="MS Gothic" w:eastAsia="MS Gothic" w:hAnsi="MS Gothic" w:cs="MS Gothic" w:hint="eastAsia"/>
        </w:rPr>
        <w:t>【</w:t>
      </w:r>
      <w:r w:rsidRPr="00BD3081">
        <w:t xml:space="preserve">B2B </w:t>
      </w:r>
      <w:proofErr w:type="spellStart"/>
      <w:r w:rsidRPr="00BD3081">
        <w:rPr>
          <w:rFonts w:ascii="MS Gothic" w:eastAsia="MS Gothic" w:hAnsi="MS Gothic" w:cs="MS Gothic" w:hint="eastAsia"/>
        </w:rPr>
        <w:t>定价</w:t>
      </w:r>
      <w:proofErr w:type="spellEnd"/>
      <w:r w:rsidRPr="00BD3081">
        <w:rPr>
          <w:rFonts w:ascii="MS Gothic" w:eastAsia="MS Gothic" w:hAnsi="MS Gothic" w:cs="MS Gothic" w:hint="eastAsia"/>
        </w:rPr>
        <w:t>】</w:t>
      </w:r>
    </w:p>
    <w:p w14:paraId="18E6F1E4" w14:textId="77777777" w:rsidR="00BD3081" w:rsidRPr="00BD3081" w:rsidRDefault="00BD3081" w:rsidP="00BD3081">
      <w:pPr>
        <w:numPr>
          <w:ilvl w:val="0"/>
          <w:numId w:val="18"/>
        </w:numPr>
      </w:pPr>
      <w:proofErr w:type="spellStart"/>
      <w:r w:rsidRPr="00BD3081">
        <w:rPr>
          <w:rFonts w:ascii="MS Gothic" w:eastAsia="MS Gothic" w:hAnsi="MS Gothic" w:cs="MS Gothic" w:hint="eastAsia"/>
        </w:rPr>
        <w:t>你</w:t>
      </w:r>
      <w:r w:rsidRPr="00BD3081">
        <w:rPr>
          <w:rFonts w:ascii="Microsoft JhengHei" w:eastAsia="Microsoft JhengHei" w:hAnsi="Microsoft JhengHei" w:cs="Microsoft JhengHei" w:hint="eastAsia"/>
        </w:rPr>
        <w:t>节省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  <w:r w:rsidRPr="00BD3081">
        <w:t>$25.00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25%</w:t>
      </w:r>
      <w:r w:rsidRPr="00BD3081">
        <w:rPr>
          <w:rFonts w:ascii="MS Gothic" w:eastAsia="MS Gothic" w:hAnsi="MS Gothic" w:cs="MS Gothic" w:hint="eastAsia"/>
        </w:rPr>
        <w:t>）</w:t>
      </w:r>
    </w:p>
    <w:p w14:paraId="6EDA6575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已</w:t>
      </w:r>
      <w:r w:rsidRPr="00BD3081">
        <w:rPr>
          <w:rFonts w:ascii="Microsoft JhengHei" w:eastAsia="Microsoft JhengHei" w:hAnsi="Microsoft JhengHei" w:cs="Microsoft JhengHei" w:hint="eastAsia"/>
        </w:rPr>
        <w:t>应用折扣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</w:p>
    <w:p w14:paraId="4B733699" w14:textId="77777777" w:rsidR="00BD3081" w:rsidRPr="00BD3081" w:rsidRDefault="00BD3081" w:rsidP="00BD3081">
      <w:pPr>
        <w:numPr>
          <w:ilvl w:val="0"/>
          <w:numId w:val="19"/>
        </w:numPr>
      </w:pPr>
      <w:proofErr w:type="spellStart"/>
      <w:r w:rsidRPr="00BD3081">
        <w:rPr>
          <w:rFonts w:ascii="MS Gothic" w:eastAsia="MS Gothic" w:hAnsi="MS Gothic" w:cs="MS Gothic" w:hint="eastAsia"/>
        </w:rPr>
        <w:t>企</w:t>
      </w:r>
      <w:r w:rsidRPr="00BD3081">
        <w:rPr>
          <w:rFonts w:ascii="Microsoft JhengHei" w:eastAsia="Microsoft JhengHei" w:hAnsi="Microsoft JhengHei" w:cs="Microsoft JhengHei" w:hint="eastAsia"/>
        </w:rPr>
        <w:t>业定价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  <w:r w:rsidRPr="00BD3081">
        <w:t>-$15.00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15%</w:t>
      </w:r>
      <w:r w:rsidRPr="00BD3081">
        <w:rPr>
          <w:rFonts w:ascii="MS Gothic" w:eastAsia="MS Gothic" w:hAnsi="MS Gothic" w:cs="MS Gothic" w:hint="eastAsia"/>
        </w:rPr>
        <w:t>）</w:t>
      </w:r>
    </w:p>
    <w:p w14:paraId="1E025BD5" w14:textId="77777777" w:rsidR="00BD3081" w:rsidRPr="00BD3081" w:rsidRDefault="00BD3081" w:rsidP="00BD3081">
      <w:pPr>
        <w:numPr>
          <w:ilvl w:val="0"/>
          <w:numId w:val="19"/>
        </w:numPr>
      </w:pPr>
      <w:proofErr w:type="spellStart"/>
      <w:r w:rsidRPr="00BD3081">
        <w:rPr>
          <w:rFonts w:ascii="MS Gothic" w:eastAsia="MS Gothic" w:hAnsi="MS Gothic" w:cs="MS Gothic" w:hint="eastAsia"/>
        </w:rPr>
        <w:lastRenderedPageBreak/>
        <w:t>量</w:t>
      </w:r>
      <w:r w:rsidRPr="00BD3081">
        <w:rPr>
          <w:rFonts w:ascii="Microsoft JhengHei" w:eastAsia="Microsoft JhengHei" w:hAnsi="Microsoft JhengHei" w:cs="Microsoft JhengHei" w:hint="eastAsia"/>
        </w:rPr>
        <w:t>级折扣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  <w:r w:rsidRPr="00BD3081">
        <w:t>-$10.00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10%</w:t>
      </w:r>
      <w:r w:rsidRPr="00BD3081">
        <w:rPr>
          <w:rFonts w:ascii="MS Gothic" w:eastAsia="MS Gothic" w:hAnsi="MS Gothic" w:cs="MS Gothic" w:hint="eastAsia"/>
        </w:rPr>
        <w:t>）</w:t>
      </w:r>
    </w:p>
    <w:p w14:paraId="5B89C275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当价格被最</w:t>
      </w:r>
      <w:r w:rsidRPr="00BD3081">
        <w:rPr>
          <w:rFonts w:ascii="Microsoft JhengHei" w:eastAsia="Microsoft JhengHei" w:hAnsi="Microsoft JhengHei" w:cs="Microsoft JhengHei" w:hint="eastAsia"/>
        </w:rPr>
        <w:t>终确定并加入购物车后，系统必须能够按多商户逻辑处理订单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4EF5F8AA" w14:textId="77777777" w:rsidR="00BD3081" w:rsidRPr="00BD3081" w:rsidRDefault="00BD3081" w:rsidP="00BD3081">
      <w:r w:rsidRPr="00BD3081">
        <w:pict w14:anchorId="3174A7E7">
          <v:rect id="_x0000_i1075" style="width:0;height:1.5pt" o:hralign="center" o:hrstd="t" o:hr="t" fillcolor="#a0a0a0" stroked="f"/>
        </w:pict>
      </w:r>
    </w:p>
    <w:p w14:paraId="4D517CC1" w14:textId="77777777" w:rsidR="00BD3081" w:rsidRPr="00BD3081" w:rsidRDefault="00BD3081" w:rsidP="00BD3081">
      <w:r w:rsidRPr="00BD3081">
        <w:t xml:space="preserve">4.2 ERP </w:t>
      </w:r>
      <w:proofErr w:type="spellStart"/>
      <w:r w:rsidRPr="00BD3081">
        <w:rPr>
          <w:rFonts w:ascii="MS Gothic" w:eastAsia="MS Gothic" w:hAnsi="MS Gothic" w:cs="MS Gothic" w:hint="eastAsia"/>
        </w:rPr>
        <w:t>集成需求</w:t>
      </w:r>
      <w:proofErr w:type="spellEnd"/>
    </w:p>
    <w:p w14:paraId="4A2BE0A3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系</w:t>
      </w:r>
      <w:r w:rsidRPr="00BD3081">
        <w:rPr>
          <w:rFonts w:ascii="Microsoft JhengHei" w:eastAsia="Microsoft JhengHei" w:hAnsi="Microsoft JhengHei" w:cs="Microsoft JhengHei" w:hint="eastAsia"/>
        </w:rPr>
        <w:t>统必须能够生成与客户企业资源计划（</w:t>
      </w:r>
      <w:r w:rsidRPr="00BD3081">
        <w:t>ERP</w:t>
      </w:r>
      <w:r w:rsidRPr="00BD3081">
        <w:rPr>
          <w:rFonts w:ascii="MS Gothic" w:eastAsia="MS Gothic" w:hAnsi="MS Gothic" w:cs="MS Gothic" w:hint="eastAsia"/>
        </w:rPr>
        <w:t>）系</w:t>
      </w:r>
      <w:r w:rsidRPr="00BD3081">
        <w:rPr>
          <w:rFonts w:ascii="Microsoft JhengHei" w:eastAsia="Microsoft JhengHei" w:hAnsi="Microsoft JhengHei" w:cs="Microsoft JhengHei" w:hint="eastAsia"/>
        </w:rPr>
        <w:t>统兼容的订单导出文件。本功能的首要集成目标为</w:t>
      </w:r>
      <w:proofErr w:type="spellEnd"/>
      <w:r w:rsidRPr="00BD3081">
        <w:t xml:space="preserve"> </w:t>
      </w:r>
      <w:proofErr w:type="spellStart"/>
      <w:r w:rsidRPr="00BD3081">
        <w:t>Digiwin</w:t>
      </w:r>
      <w:r w:rsidRPr="00BD3081">
        <w:rPr>
          <w:rFonts w:ascii="MS Gothic" w:eastAsia="MS Gothic" w:hAnsi="MS Gothic" w:cs="MS Gothic" w:hint="eastAsia"/>
        </w:rPr>
        <w:t>（鼎新）</w:t>
      </w:r>
      <w:r w:rsidRPr="00BD3081">
        <w:t>ERP</w:t>
      </w:r>
      <w:proofErr w:type="spellEnd"/>
      <w:r w:rsidRPr="00BD3081">
        <w:rPr>
          <w:rFonts w:ascii="MS Gothic" w:eastAsia="MS Gothic" w:hAnsi="MS Gothic" w:cs="MS Gothic" w:hint="eastAsia"/>
        </w:rPr>
        <w:t>。</w:t>
      </w:r>
    </w:p>
    <w:p w14:paraId="1055B5F8" w14:textId="77777777" w:rsidR="00BD3081" w:rsidRPr="00BD3081" w:rsidRDefault="00BD3081" w:rsidP="00BD3081">
      <w:proofErr w:type="spellStart"/>
      <w:r w:rsidRPr="00BD3081">
        <w:rPr>
          <w:rFonts w:ascii="Microsoft JhengHei" w:eastAsia="Microsoft JhengHei" w:hAnsi="Microsoft JhengHei" w:cs="Microsoft JhengHei" w:hint="eastAsia"/>
        </w:rPr>
        <w:t>该需求由特定客户场景驱动，例如</w:t>
      </w:r>
      <w:proofErr w:type="spellEnd"/>
      <w:r w:rsidRPr="00BD3081">
        <w:t xml:space="preserve"> </w:t>
      </w:r>
      <w:proofErr w:type="spellStart"/>
      <w:r w:rsidRPr="00BD3081">
        <w:rPr>
          <w:rFonts w:ascii="MS Gothic" w:eastAsia="MS Gothic" w:hAnsi="MS Gothic" w:cs="MS Gothic" w:hint="eastAsia"/>
        </w:rPr>
        <w:t>妙林食品（</w:t>
      </w:r>
      <w:r w:rsidRPr="00BD3081">
        <w:t>Miaolin</w:t>
      </w:r>
      <w:proofErr w:type="spellEnd"/>
      <w:r w:rsidRPr="00BD3081">
        <w:t xml:space="preserve"> Foods</w:t>
      </w:r>
      <w:r w:rsidRPr="00BD3081">
        <w:rPr>
          <w:rFonts w:ascii="MS Gothic" w:eastAsia="MS Gothic" w:hAnsi="MS Gothic" w:cs="MS Gothic" w:hint="eastAsia"/>
        </w:rPr>
        <w:t>）</w:t>
      </w:r>
      <w:r w:rsidRPr="00BD3081">
        <w:t xml:space="preserve"> </w:t>
      </w:r>
      <w:proofErr w:type="spellStart"/>
      <w:r w:rsidRPr="00BD3081">
        <w:rPr>
          <w:rFonts w:ascii="MS Gothic" w:eastAsia="MS Gothic" w:hAnsi="MS Gothic" w:cs="MS Gothic" w:hint="eastAsia"/>
        </w:rPr>
        <w:t>提出的</w:t>
      </w:r>
      <w:r w:rsidRPr="00BD3081">
        <w:rPr>
          <w:rFonts w:ascii="Microsoft JhengHei" w:eastAsia="Microsoft JhengHei" w:hAnsi="Microsoft JhengHei" w:cs="Microsoft JhengHei" w:hint="eastAsia"/>
        </w:rPr>
        <w:t>业务案例，</w:t>
      </w:r>
      <w:proofErr w:type="gramStart"/>
      <w:r w:rsidRPr="00BD3081">
        <w:rPr>
          <w:rFonts w:ascii="Microsoft JhengHei" w:eastAsia="Microsoft JhengHei" w:hAnsi="Microsoft JhengHei" w:cs="Microsoft JhengHei" w:hint="eastAsia"/>
        </w:rPr>
        <w:t>用于解决</w:t>
      </w:r>
      <w:r w:rsidRPr="00BD3081">
        <w:t>“</w:t>
      </w:r>
      <w:proofErr w:type="gramEnd"/>
      <w:r w:rsidRPr="00BD3081">
        <w:rPr>
          <w:rFonts w:ascii="MS Gothic" w:eastAsia="MS Gothic" w:hAnsi="MS Gothic" w:cs="MS Gothic" w:hint="eastAsia"/>
        </w:rPr>
        <w:t>扁平</w:t>
      </w:r>
      <w:proofErr w:type="spellEnd"/>
      <w:r w:rsidRPr="00BD3081">
        <w:t xml:space="preserve"> </w:t>
      </w:r>
      <w:proofErr w:type="spellStart"/>
      <w:r w:rsidRPr="00BD3081">
        <w:t>SKU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Flat</w:t>
      </w:r>
      <w:proofErr w:type="spellEnd"/>
      <w:r w:rsidRPr="00BD3081">
        <w:t xml:space="preserve"> SKU</w:t>
      </w:r>
      <w:proofErr w:type="gramStart"/>
      <w:r w:rsidRPr="00BD3081">
        <w:rPr>
          <w:rFonts w:ascii="MS Gothic" w:eastAsia="MS Gothic" w:hAnsi="MS Gothic" w:cs="MS Gothic" w:hint="eastAsia"/>
        </w:rPr>
        <w:t>）</w:t>
      </w:r>
      <w:r w:rsidRPr="00BD3081">
        <w:t>”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问题</w:t>
      </w:r>
      <w:proofErr w:type="gramEnd"/>
      <w:r w:rsidRPr="00BD3081">
        <w:rPr>
          <w:rFonts w:ascii="Microsoft JhengHei" w:eastAsia="Microsoft JhengHei" w:hAnsi="Microsoft JhengHei" w:cs="Microsoft JhengHei" w:hint="eastAsia"/>
        </w:rPr>
        <w:t>。为此，系统将实现</w:t>
      </w:r>
      <w:proofErr w:type="spellEnd"/>
      <w:r w:rsidRPr="00BD3081">
        <w:t xml:space="preserve"> </w:t>
      </w:r>
      <w:proofErr w:type="spellStart"/>
      <w:r w:rsidRPr="00BD3081">
        <w:rPr>
          <w:rFonts w:ascii="MS Gothic" w:eastAsia="MS Gothic" w:hAnsi="MS Gothic" w:cs="MS Gothic" w:hint="eastAsia"/>
        </w:rPr>
        <w:t>虚</w:t>
      </w:r>
      <w:r w:rsidRPr="00BD3081">
        <w:rPr>
          <w:rFonts w:ascii="Microsoft JhengHei" w:eastAsia="Microsoft JhengHei" w:hAnsi="Microsoft JhengHei" w:cs="Microsoft JhengHei" w:hint="eastAsia"/>
        </w:rPr>
        <w:t>拟</w:t>
      </w:r>
      <w:proofErr w:type="spellEnd"/>
      <w:r w:rsidRPr="00BD3081">
        <w:t xml:space="preserve"> SKU </w:t>
      </w:r>
      <w:proofErr w:type="spellStart"/>
      <w:r w:rsidRPr="00BD3081">
        <w:rPr>
          <w:rFonts w:ascii="MS Gothic" w:eastAsia="MS Gothic" w:hAnsi="MS Gothic" w:cs="MS Gothic" w:hint="eastAsia"/>
        </w:rPr>
        <w:t>映射（</w:t>
      </w:r>
      <w:r w:rsidRPr="00BD3081">
        <w:t>Virtual</w:t>
      </w:r>
      <w:proofErr w:type="spellEnd"/>
      <w:r w:rsidRPr="00BD3081">
        <w:t xml:space="preserve"> SKU Map</w:t>
      </w:r>
      <w:r w:rsidRPr="00BD3081">
        <w:rPr>
          <w:rFonts w:ascii="MS Gothic" w:eastAsia="MS Gothic" w:hAnsi="MS Gothic" w:cs="MS Gothic" w:hint="eastAsia"/>
        </w:rPr>
        <w:t>）。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该抽象层必须将前端下单数量转换为</w:t>
      </w:r>
      <w:proofErr w:type="spellEnd"/>
      <w:r w:rsidRPr="00BD3081">
        <w:t xml:space="preserve"> ERP </w:t>
      </w:r>
      <w:proofErr w:type="spellStart"/>
      <w:r w:rsidRPr="00BD3081">
        <w:rPr>
          <w:rFonts w:ascii="MS Gothic" w:eastAsia="MS Gothic" w:hAnsi="MS Gothic" w:cs="MS Gothic" w:hint="eastAsia"/>
        </w:rPr>
        <w:t>所需的后端</w:t>
      </w:r>
      <w:proofErr w:type="spellEnd"/>
      <w:r w:rsidRPr="00BD3081">
        <w:t xml:space="preserve"> </w:t>
      </w:r>
      <w:proofErr w:type="spellStart"/>
      <w:r w:rsidRPr="00BD3081">
        <w:t>SKU</w:t>
      </w:r>
      <w:r w:rsidRPr="00BD3081">
        <w:rPr>
          <w:rFonts w:ascii="MS Gothic" w:eastAsia="MS Gothic" w:hAnsi="MS Gothic" w:cs="MS Gothic" w:hint="eastAsia"/>
        </w:rPr>
        <w:t>。</w:t>
      </w:r>
      <w:r w:rsidRPr="00BD3081">
        <w:rPr>
          <w:rFonts w:ascii="Microsoft JhengHei" w:eastAsia="Microsoft JhengHei" w:hAnsi="Microsoft JhengHei" w:cs="Microsoft JhengHei" w:hint="eastAsia"/>
        </w:rPr>
        <w:t>举例：</w:t>
      </w:r>
      <w:proofErr w:type="gramStart"/>
      <w:r w:rsidRPr="00BD3081">
        <w:rPr>
          <w:rFonts w:ascii="Microsoft JhengHei" w:eastAsia="Microsoft JhengHei" w:hAnsi="Microsoft JhengHei" w:cs="Microsoft JhengHei" w:hint="eastAsia"/>
        </w:rPr>
        <w:t>为支持妙林的</w:t>
      </w:r>
      <w:r w:rsidRPr="00BD3081">
        <w:t>“</w:t>
      </w:r>
      <w:proofErr w:type="gramEnd"/>
      <w:r w:rsidRPr="00BD3081">
        <w:rPr>
          <w:rFonts w:ascii="MS Gothic" w:eastAsia="MS Gothic" w:hAnsi="MS Gothic" w:cs="MS Gothic" w:hint="eastAsia"/>
        </w:rPr>
        <w:t>整箱</w:t>
      </w:r>
      <w:proofErr w:type="spellEnd"/>
      <w:r w:rsidRPr="00BD3081">
        <w:t xml:space="preserve"> vs 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单件（</w:t>
      </w:r>
      <w:r w:rsidRPr="00BD3081">
        <w:t>Carton</w:t>
      </w:r>
      <w:proofErr w:type="spellEnd"/>
      <w:r w:rsidRPr="00BD3081">
        <w:t xml:space="preserve"> vs. Unit</w:t>
      </w:r>
      <w:proofErr w:type="gramStart"/>
      <w:r w:rsidRPr="00BD3081">
        <w:rPr>
          <w:rFonts w:ascii="MS Gothic" w:eastAsia="MS Gothic" w:hAnsi="MS Gothic" w:cs="MS Gothic" w:hint="eastAsia"/>
        </w:rPr>
        <w:t>）</w:t>
      </w:r>
      <w:r w:rsidRPr="00BD3081">
        <w:t>”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逻辑</w:t>
      </w:r>
      <w:proofErr w:type="gramEnd"/>
      <w:r w:rsidRPr="00BD3081">
        <w:rPr>
          <w:rFonts w:ascii="Microsoft JhengHei" w:eastAsia="Microsoft JhengHei" w:hAnsi="Microsoft JhengHei" w:cs="Microsoft JhengHei" w:hint="eastAsia"/>
        </w:rPr>
        <w:t>，当某商品下单数量达到</w:t>
      </w:r>
      <w:proofErr w:type="spellEnd"/>
      <w:r w:rsidRPr="00BD3081">
        <w:t xml:space="preserve"> 6 </w:t>
      </w:r>
      <w:proofErr w:type="spellStart"/>
      <w:r w:rsidRPr="00BD3081">
        <w:rPr>
          <w:rFonts w:ascii="MS Gothic" w:eastAsia="MS Gothic" w:hAnsi="MS Gothic" w:cs="MS Gothic" w:hint="eastAsia"/>
        </w:rPr>
        <w:t>件及以上</w:t>
      </w:r>
      <w:proofErr w:type="spellEnd"/>
      <w:r w:rsidRPr="00BD3081">
        <w:t xml:space="preserve"> 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时，</w:t>
      </w:r>
      <w:proofErr w:type="gramStart"/>
      <w:r w:rsidRPr="00BD3081">
        <w:rPr>
          <w:rFonts w:ascii="Microsoft JhengHei" w:eastAsia="Microsoft JhengHei" w:hAnsi="Microsoft JhengHei" w:cs="Microsoft JhengHei" w:hint="eastAsia"/>
        </w:rPr>
        <w:t>必须在鼎新导出文件中映射为对应的</w:t>
      </w:r>
      <w:r w:rsidRPr="00BD3081">
        <w:t>“</w:t>
      </w:r>
      <w:proofErr w:type="gramEnd"/>
      <w:r w:rsidRPr="00BD3081">
        <w:rPr>
          <w:rFonts w:ascii="MS Gothic" w:eastAsia="MS Gothic" w:hAnsi="MS Gothic" w:cs="MS Gothic" w:hint="eastAsia"/>
        </w:rPr>
        <w:t>箱装</w:t>
      </w:r>
      <w:proofErr w:type="spellEnd"/>
      <w:r w:rsidRPr="00BD3081">
        <w:t xml:space="preserve"> </w:t>
      </w:r>
      <w:proofErr w:type="spellStart"/>
      <w:r w:rsidRPr="00BD3081">
        <w:t>SKU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Box</w:t>
      </w:r>
      <w:proofErr w:type="spellEnd"/>
      <w:r w:rsidRPr="00BD3081">
        <w:t xml:space="preserve"> SKU</w:t>
      </w:r>
      <w:proofErr w:type="gramStart"/>
      <w:r w:rsidRPr="00BD3081">
        <w:rPr>
          <w:rFonts w:ascii="MS Gothic" w:eastAsia="MS Gothic" w:hAnsi="MS Gothic" w:cs="MS Gothic" w:hint="eastAsia"/>
        </w:rPr>
        <w:t>）</w:t>
      </w:r>
      <w:r w:rsidRPr="00BD3081">
        <w:t>”</w:t>
      </w:r>
      <w:r w:rsidRPr="00BD3081">
        <w:rPr>
          <w:rFonts w:ascii="MS Gothic" w:eastAsia="MS Gothic" w:hAnsi="MS Gothic" w:cs="MS Gothic" w:hint="eastAsia"/>
        </w:rPr>
        <w:t>，</w:t>
      </w:r>
      <w:proofErr w:type="spellStart"/>
      <w:proofErr w:type="gramEnd"/>
      <w:r w:rsidRPr="00BD3081">
        <w:rPr>
          <w:rFonts w:ascii="MS Gothic" w:eastAsia="MS Gothic" w:hAnsi="MS Gothic" w:cs="MS Gothic" w:hint="eastAsia"/>
        </w:rPr>
        <w:t>以确保</w:t>
      </w:r>
      <w:r w:rsidRPr="00BD3081">
        <w:rPr>
          <w:rFonts w:ascii="Microsoft JhengHei" w:eastAsia="Microsoft JhengHei" w:hAnsi="Microsoft JhengHei" w:cs="Microsoft JhengHei" w:hint="eastAsia"/>
        </w:rPr>
        <w:t>库存与履约准确性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43329C06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要正确且高效地履行</w:t>
      </w:r>
      <w:r w:rsidRPr="00BD3081">
        <w:rPr>
          <w:rFonts w:ascii="Microsoft JhengHei" w:eastAsia="Microsoft JhengHei" w:hAnsi="Microsoft JhengHei" w:cs="Microsoft JhengHei" w:hint="eastAsia"/>
        </w:rPr>
        <w:t>这些拆分订单，需要一套强健、深度集成的配送系统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07985D1D" w14:textId="77777777" w:rsidR="00BD3081" w:rsidRPr="00BD3081" w:rsidRDefault="00BD3081" w:rsidP="00BD3081">
      <w:r w:rsidRPr="00BD3081">
        <w:pict w14:anchorId="635A0C20">
          <v:rect id="_x0000_i1076" style="width:0;height:1.5pt" o:hralign="center" o:hrstd="t" o:hr="t" fillcolor="#a0a0a0" stroked="f"/>
        </w:pict>
      </w:r>
    </w:p>
    <w:p w14:paraId="7B38C739" w14:textId="77777777" w:rsidR="00BD3081" w:rsidRPr="00BD3081" w:rsidRDefault="00BD3081" w:rsidP="00BD3081">
      <w:r w:rsidRPr="00BD3081">
        <w:t xml:space="preserve">5.0 </w:t>
      </w:r>
      <w:proofErr w:type="spellStart"/>
      <w:r w:rsidRPr="00BD3081">
        <w:rPr>
          <w:rFonts w:ascii="MS Gothic" w:eastAsia="MS Gothic" w:hAnsi="MS Gothic" w:cs="MS Gothic" w:hint="eastAsia"/>
        </w:rPr>
        <w:t>配送</w:t>
      </w:r>
      <w:r w:rsidRPr="00BD3081">
        <w:rPr>
          <w:rFonts w:ascii="Yu Gothic" w:eastAsia="Yu Gothic" w:hAnsi="Yu Gothic" w:cs="Yu Gothic" w:hint="eastAsia"/>
        </w:rPr>
        <w:t>门</w:t>
      </w:r>
      <w:r w:rsidRPr="00BD3081">
        <w:rPr>
          <w:rFonts w:ascii="Microsoft JhengHei" w:eastAsia="Microsoft JhengHei" w:hAnsi="Microsoft JhengHei" w:cs="Microsoft JhengHei" w:hint="eastAsia"/>
        </w:rPr>
        <w:t>户架构（</w:t>
      </w:r>
      <w:r w:rsidRPr="00BD3081">
        <w:t>Delivery</w:t>
      </w:r>
      <w:proofErr w:type="spellEnd"/>
      <w:r w:rsidRPr="00BD3081">
        <w:t xml:space="preserve"> Portal Architecture</w:t>
      </w:r>
      <w:r w:rsidRPr="00BD3081">
        <w:rPr>
          <w:rFonts w:ascii="MS Gothic" w:eastAsia="MS Gothic" w:hAnsi="MS Gothic" w:cs="MS Gothic" w:hint="eastAsia"/>
        </w:rPr>
        <w:t>）</w:t>
      </w:r>
    </w:p>
    <w:p w14:paraId="4C3FBD8F" w14:textId="77777777" w:rsidR="00BD3081" w:rsidRPr="00BD3081" w:rsidRDefault="00BD3081" w:rsidP="00BD3081">
      <w:proofErr w:type="spellStart"/>
      <w:r w:rsidRPr="00BD3081">
        <w:rPr>
          <w:rFonts w:ascii="Microsoft JhengHei" w:eastAsia="Microsoft JhengHei" w:hAnsi="Microsoft JhengHei" w:cs="Microsoft JhengHei" w:hint="eastAsia"/>
        </w:rPr>
        <w:t>该集成门户旨在通过</w:t>
      </w:r>
      <w:proofErr w:type="spellEnd"/>
      <w:r w:rsidRPr="00BD3081">
        <w:t xml:space="preserve"> API </w:t>
      </w:r>
      <w:r w:rsidRPr="00BD3081">
        <w:rPr>
          <w:rFonts w:ascii="MS Gothic" w:eastAsia="MS Gothic" w:hAnsi="MS Gothic" w:cs="MS Gothic" w:hint="eastAsia"/>
        </w:rPr>
        <w:t>直</w:t>
      </w:r>
      <w:r w:rsidRPr="00BD3081">
        <w:rPr>
          <w:rFonts w:ascii="Microsoft JhengHei" w:eastAsia="Microsoft JhengHei" w:hAnsi="Microsoft JhengHei" w:cs="Microsoft JhengHei" w:hint="eastAsia"/>
        </w:rPr>
        <w:t>连第三方物流服务商，为平台提供全域、动态的运费能力。它将配送选项、计价与追踪进行集中治理，为平台内所有商户提供可扩展的统一解决方案。</w:t>
      </w:r>
    </w:p>
    <w:p w14:paraId="4457E77F" w14:textId="77777777" w:rsidR="00BD3081" w:rsidRPr="00BD3081" w:rsidRDefault="00BD3081" w:rsidP="00BD3081">
      <w:r w:rsidRPr="00BD3081">
        <w:t xml:space="preserve">5.1 </w:t>
      </w:r>
      <w:proofErr w:type="spellStart"/>
      <w:r w:rsidRPr="00BD3081">
        <w:rPr>
          <w:rFonts w:ascii="MS Gothic" w:eastAsia="MS Gothic" w:hAnsi="MS Gothic" w:cs="MS Gothic" w:hint="eastAsia"/>
        </w:rPr>
        <w:t>超</w:t>
      </w:r>
      <w:r w:rsidRPr="00BD3081">
        <w:rPr>
          <w:rFonts w:ascii="Microsoft JhengHei" w:eastAsia="Microsoft JhengHei" w:hAnsi="Microsoft JhengHei" w:cs="Microsoft JhengHei" w:hint="eastAsia"/>
        </w:rPr>
        <w:t>级管理员（</w:t>
      </w:r>
      <w:r w:rsidRPr="00BD3081">
        <w:t>SuperAdmin</w:t>
      </w:r>
      <w:r w:rsidRPr="00BD3081">
        <w:rPr>
          <w:rFonts w:ascii="MS Gothic" w:eastAsia="MS Gothic" w:hAnsi="MS Gothic" w:cs="MS Gothic" w:hint="eastAsia"/>
        </w:rPr>
        <w:t>）配置</w:t>
      </w:r>
      <w:proofErr w:type="spellEnd"/>
    </w:p>
    <w:p w14:paraId="7B58D716" w14:textId="77777777" w:rsidR="00BD3081" w:rsidRPr="00BD3081" w:rsidRDefault="00BD3081" w:rsidP="00BD3081">
      <w:proofErr w:type="spellStart"/>
      <w:proofErr w:type="gramStart"/>
      <w:r w:rsidRPr="00BD3081">
        <w:rPr>
          <w:rFonts w:ascii="MS Gothic" w:eastAsia="MS Gothic" w:hAnsi="MS Gothic" w:cs="MS Gothic" w:hint="eastAsia"/>
        </w:rPr>
        <w:t>平台超</w:t>
      </w:r>
      <w:r w:rsidRPr="00BD3081">
        <w:rPr>
          <w:rFonts w:ascii="Microsoft JhengHei" w:eastAsia="Microsoft JhengHei" w:hAnsi="Microsoft JhengHei" w:cs="Microsoft JhengHei" w:hint="eastAsia"/>
        </w:rPr>
        <w:t>级管理员将拥有一个完整的</w:t>
      </w:r>
      <w:r w:rsidRPr="00BD3081">
        <w:t>“</w:t>
      </w:r>
      <w:proofErr w:type="gramEnd"/>
      <w:r w:rsidRPr="00BD3081">
        <w:rPr>
          <w:rFonts w:ascii="MS Gothic" w:eastAsia="MS Gothic" w:hAnsi="MS Gothic" w:cs="MS Gothic" w:hint="eastAsia"/>
        </w:rPr>
        <w:t>配送管理（</w:t>
      </w:r>
      <w:r w:rsidRPr="00BD3081">
        <w:t>Delivery</w:t>
      </w:r>
      <w:proofErr w:type="spellEnd"/>
      <w:r w:rsidRPr="00BD3081">
        <w:t xml:space="preserve"> Management</w:t>
      </w:r>
      <w:proofErr w:type="gramStart"/>
      <w:r w:rsidRPr="00BD3081">
        <w:rPr>
          <w:rFonts w:ascii="MS Gothic" w:eastAsia="MS Gothic" w:hAnsi="MS Gothic" w:cs="MS Gothic" w:hint="eastAsia"/>
        </w:rPr>
        <w:t>）</w:t>
      </w:r>
      <w:r w:rsidRPr="00BD3081">
        <w:t>”</w:t>
      </w:r>
      <w:proofErr w:type="spellStart"/>
      <w:r w:rsidRPr="00BD3081">
        <w:rPr>
          <w:rFonts w:ascii="MS Gothic" w:eastAsia="MS Gothic" w:hAnsi="MS Gothic" w:cs="MS Gothic" w:hint="eastAsia"/>
        </w:rPr>
        <w:t>模</w:t>
      </w:r>
      <w:r w:rsidRPr="00BD3081">
        <w:rPr>
          <w:rFonts w:ascii="Microsoft JhengHei" w:eastAsia="Microsoft JhengHei" w:hAnsi="Microsoft JhengHei" w:cs="Microsoft JhengHei" w:hint="eastAsia"/>
        </w:rPr>
        <w:t>块</w:t>
      </w:r>
      <w:proofErr w:type="gramEnd"/>
      <w:r w:rsidRPr="00BD3081">
        <w:rPr>
          <w:rFonts w:ascii="Microsoft JhengHei" w:eastAsia="Microsoft JhengHei" w:hAnsi="Microsoft JhengHei" w:cs="Microsoft JhengHei" w:hint="eastAsia"/>
        </w:rPr>
        <w:t>，包含以下配置能力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</w:p>
    <w:p w14:paraId="1A407309" w14:textId="77777777" w:rsidR="00BD3081" w:rsidRPr="00BD3081" w:rsidRDefault="00BD3081" w:rsidP="00BD3081">
      <w:pPr>
        <w:numPr>
          <w:ilvl w:val="0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配送公司管理（</w:t>
      </w:r>
      <w:r w:rsidRPr="00BD3081">
        <w:t>Delivery</w:t>
      </w:r>
      <w:proofErr w:type="spellEnd"/>
      <w:r w:rsidRPr="00BD3081">
        <w:t xml:space="preserve"> Company Management</w:t>
      </w:r>
      <w:r w:rsidRPr="00BD3081">
        <w:rPr>
          <w:rFonts w:ascii="MS Gothic" w:eastAsia="MS Gothic" w:hAnsi="MS Gothic" w:cs="MS Gothic" w:hint="eastAsia"/>
        </w:rPr>
        <w:t>）</w:t>
      </w:r>
    </w:p>
    <w:p w14:paraId="3589E67A" w14:textId="77777777" w:rsidR="00BD3081" w:rsidRPr="00BD3081" w:rsidRDefault="00BD3081" w:rsidP="00BD3081">
      <w:pPr>
        <w:numPr>
          <w:ilvl w:val="1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新增、</w:t>
      </w:r>
      <w:r w:rsidRPr="00BD3081">
        <w:rPr>
          <w:rFonts w:ascii="Microsoft JhengHei" w:eastAsia="Microsoft JhengHei" w:hAnsi="Microsoft JhengHei" w:cs="Microsoft JhengHei" w:hint="eastAsia"/>
        </w:rPr>
        <w:t>编辑、删除配送公司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065BB7BB" w14:textId="77777777" w:rsidR="00BD3081" w:rsidRPr="00BD3081" w:rsidRDefault="00BD3081" w:rsidP="00BD3081">
      <w:pPr>
        <w:numPr>
          <w:ilvl w:val="1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配置各服</w:t>
      </w:r>
      <w:r w:rsidRPr="00BD3081">
        <w:rPr>
          <w:rFonts w:ascii="Microsoft JhengHei" w:eastAsia="Microsoft JhengHei" w:hAnsi="Microsoft JhengHei" w:cs="Microsoft JhengHei" w:hint="eastAsia"/>
        </w:rPr>
        <w:t>务商的</w:t>
      </w:r>
      <w:proofErr w:type="spellEnd"/>
      <w:r w:rsidRPr="00BD3081">
        <w:t xml:space="preserve"> API </w:t>
      </w:r>
      <w:proofErr w:type="spellStart"/>
      <w:r w:rsidRPr="00BD3081">
        <w:rPr>
          <w:rFonts w:ascii="MS Gothic" w:eastAsia="MS Gothic" w:hAnsi="MS Gothic" w:cs="MS Gothic" w:hint="eastAsia"/>
        </w:rPr>
        <w:t>凭</w:t>
      </w:r>
      <w:r w:rsidRPr="00BD3081">
        <w:rPr>
          <w:rFonts w:ascii="Microsoft JhengHei" w:eastAsia="Microsoft JhengHei" w:hAnsi="Microsoft JhengHei" w:cs="Microsoft JhengHei" w:hint="eastAsia"/>
        </w:rPr>
        <w:t>证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07A43982" w14:textId="77777777" w:rsidR="00BD3081" w:rsidRPr="00BD3081" w:rsidRDefault="00BD3081" w:rsidP="00BD3081">
      <w:pPr>
        <w:numPr>
          <w:ilvl w:val="1"/>
          <w:numId w:val="20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lastRenderedPageBreak/>
        <w:t>设置服务商启用</w:t>
      </w:r>
      <w:proofErr w:type="spellEnd"/>
      <w:r w:rsidRPr="00BD3081">
        <w:t>/</w:t>
      </w:r>
      <w:proofErr w:type="spellStart"/>
      <w:r w:rsidRPr="00BD3081">
        <w:rPr>
          <w:rFonts w:ascii="MS Gothic" w:eastAsia="MS Gothic" w:hAnsi="MS Gothic" w:cs="MS Gothic" w:hint="eastAsia"/>
        </w:rPr>
        <w:t>停用状</w:t>
      </w:r>
      <w:r w:rsidRPr="00BD3081">
        <w:rPr>
          <w:rFonts w:ascii="Microsoft JhengHei" w:eastAsia="Microsoft JhengHei" w:hAnsi="Microsoft JhengHei" w:cs="Microsoft JhengHei" w:hint="eastAsia"/>
        </w:rPr>
        <w:t>态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423EE906" w14:textId="77777777" w:rsidR="00BD3081" w:rsidRPr="00BD3081" w:rsidRDefault="00BD3081" w:rsidP="00BD3081">
      <w:pPr>
        <w:numPr>
          <w:ilvl w:val="1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定</w:t>
      </w:r>
      <w:r w:rsidRPr="00BD3081">
        <w:rPr>
          <w:rFonts w:ascii="Microsoft JhengHei" w:eastAsia="Microsoft JhengHei" w:hAnsi="Microsoft JhengHei" w:cs="Microsoft JhengHei" w:hint="eastAsia"/>
        </w:rPr>
        <w:t>义展示优先级，以控制在前台向客户展示的排序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027E58E2" w14:textId="77777777" w:rsidR="00BD3081" w:rsidRPr="00BD3081" w:rsidRDefault="00BD3081" w:rsidP="00BD3081">
      <w:pPr>
        <w:numPr>
          <w:ilvl w:val="0"/>
          <w:numId w:val="20"/>
        </w:numPr>
      </w:pPr>
      <w:r w:rsidRPr="00BD3081">
        <w:t xml:space="preserve">API </w:t>
      </w:r>
      <w:proofErr w:type="spellStart"/>
      <w:r w:rsidRPr="00BD3081">
        <w:rPr>
          <w:rFonts w:ascii="MS Gothic" w:eastAsia="MS Gothic" w:hAnsi="MS Gothic" w:cs="MS Gothic" w:hint="eastAsia"/>
        </w:rPr>
        <w:t>配置（</w:t>
      </w:r>
      <w:r w:rsidRPr="00BD3081">
        <w:t>API</w:t>
      </w:r>
      <w:proofErr w:type="spellEnd"/>
      <w:r w:rsidRPr="00BD3081">
        <w:t xml:space="preserve"> Configuration</w:t>
      </w:r>
      <w:r w:rsidRPr="00BD3081">
        <w:rPr>
          <w:rFonts w:ascii="MS Gothic" w:eastAsia="MS Gothic" w:hAnsi="MS Gothic" w:cs="MS Gothic" w:hint="eastAsia"/>
        </w:rPr>
        <w:t>）</w:t>
      </w:r>
    </w:p>
    <w:p w14:paraId="44249770" w14:textId="77777777" w:rsidR="00BD3081" w:rsidRPr="00BD3081" w:rsidRDefault="00BD3081" w:rsidP="00BD3081">
      <w:pPr>
        <w:numPr>
          <w:ilvl w:val="1"/>
          <w:numId w:val="20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为每个服务商提供动态字段集合，包括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</w:p>
    <w:p w14:paraId="4AD28C84" w14:textId="77777777" w:rsidR="00BD3081" w:rsidRPr="00BD3081" w:rsidRDefault="00BD3081" w:rsidP="00BD3081">
      <w:pPr>
        <w:numPr>
          <w:ilvl w:val="2"/>
          <w:numId w:val="20"/>
        </w:numPr>
      </w:pPr>
      <w:r w:rsidRPr="00BD3081">
        <w:t>API endpoint URL</w:t>
      </w:r>
    </w:p>
    <w:p w14:paraId="0A6572DB" w14:textId="77777777" w:rsidR="00BD3081" w:rsidRPr="00BD3081" w:rsidRDefault="00BD3081" w:rsidP="00BD3081">
      <w:pPr>
        <w:numPr>
          <w:ilvl w:val="2"/>
          <w:numId w:val="20"/>
        </w:numPr>
      </w:pPr>
      <w:r w:rsidRPr="00BD3081">
        <w:t xml:space="preserve">API key </w:t>
      </w:r>
      <w:r w:rsidRPr="00BD3081">
        <w:rPr>
          <w:rFonts w:ascii="MS Gothic" w:eastAsia="MS Gothic" w:hAnsi="MS Gothic" w:cs="MS Gothic" w:hint="eastAsia"/>
        </w:rPr>
        <w:t>及</w:t>
      </w:r>
      <w:r w:rsidRPr="00BD3081">
        <w:t>/</w:t>
      </w:r>
      <w:r w:rsidRPr="00BD3081">
        <w:rPr>
          <w:rFonts w:ascii="MS Gothic" w:eastAsia="MS Gothic" w:hAnsi="MS Gothic" w:cs="MS Gothic" w:hint="eastAsia"/>
        </w:rPr>
        <w:t>或</w:t>
      </w:r>
      <w:r w:rsidRPr="00BD3081">
        <w:t xml:space="preserve"> secret</w:t>
      </w:r>
    </w:p>
    <w:p w14:paraId="70F3F94C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认证方式（例如</w:t>
      </w:r>
      <w:proofErr w:type="spellEnd"/>
      <w:r w:rsidRPr="00BD3081">
        <w:t xml:space="preserve"> Bearer </w:t>
      </w:r>
      <w:proofErr w:type="spellStart"/>
      <w:r w:rsidRPr="00BD3081">
        <w:t>Token</w:t>
      </w:r>
      <w:r w:rsidRPr="00BD3081">
        <w:rPr>
          <w:rFonts w:ascii="MS Gothic" w:eastAsia="MS Gothic" w:hAnsi="MS Gothic" w:cs="MS Gothic" w:hint="eastAsia"/>
        </w:rPr>
        <w:t>、</w:t>
      </w:r>
      <w:r w:rsidRPr="00BD3081">
        <w:t>API</w:t>
      </w:r>
      <w:proofErr w:type="spellEnd"/>
      <w:r w:rsidRPr="00BD3081">
        <w:t xml:space="preserve"> Key</w:t>
      </w:r>
      <w:r w:rsidRPr="00BD3081">
        <w:rPr>
          <w:rFonts w:ascii="MS Gothic" w:eastAsia="MS Gothic" w:hAnsi="MS Gothic" w:cs="MS Gothic" w:hint="eastAsia"/>
        </w:rPr>
        <w:t>）</w:t>
      </w:r>
    </w:p>
    <w:p w14:paraId="5AAFCC39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速率限制</w:t>
      </w:r>
      <w:r w:rsidRPr="00BD3081">
        <w:rPr>
          <w:rFonts w:ascii="Microsoft JhengHei" w:eastAsia="Microsoft JhengHei" w:hAnsi="Microsoft JhengHei" w:cs="Microsoft JhengHei" w:hint="eastAsia"/>
        </w:rPr>
        <w:t>设置（</w:t>
      </w:r>
      <w:r w:rsidRPr="00BD3081">
        <w:t>Rate</w:t>
      </w:r>
      <w:proofErr w:type="spellEnd"/>
      <w:r w:rsidRPr="00BD3081">
        <w:t xml:space="preserve"> limit</w:t>
      </w:r>
      <w:r w:rsidRPr="00BD3081">
        <w:rPr>
          <w:rFonts w:ascii="MS Gothic" w:eastAsia="MS Gothic" w:hAnsi="MS Gothic" w:cs="MS Gothic" w:hint="eastAsia"/>
        </w:rPr>
        <w:t>）</w:t>
      </w:r>
    </w:p>
    <w:p w14:paraId="253A8B0A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用于接收物流追踪更新的</w:t>
      </w:r>
      <w:proofErr w:type="spellEnd"/>
      <w:r w:rsidRPr="00BD3081">
        <w:t xml:space="preserve"> Webhook URL</w:t>
      </w:r>
    </w:p>
    <w:p w14:paraId="51F4BA6D" w14:textId="77777777" w:rsidR="00BD3081" w:rsidRPr="00BD3081" w:rsidRDefault="00BD3081" w:rsidP="00BD3081">
      <w:pPr>
        <w:numPr>
          <w:ilvl w:val="0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配送</w:t>
      </w:r>
      <w:r w:rsidRPr="00BD3081">
        <w:rPr>
          <w:rFonts w:ascii="Microsoft JhengHei" w:eastAsia="Microsoft JhengHei" w:hAnsi="Microsoft JhengHei" w:cs="Microsoft JhengHei" w:hint="eastAsia"/>
        </w:rPr>
        <w:t>选项（</w:t>
      </w:r>
      <w:r w:rsidRPr="00BD3081">
        <w:t>Delivery</w:t>
      </w:r>
      <w:proofErr w:type="spellEnd"/>
      <w:r w:rsidRPr="00BD3081">
        <w:t xml:space="preserve"> Options</w:t>
      </w:r>
      <w:r w:rsidRPr="00BD3081">
        <w:rPr>
          <w:rFonts w:ascii="MS Gothic" w:eastAsia="MS Gothic" w:hAnsi="MS Gothic" w:cs="MS Gothic" w:hint="eastAsia"/>
        </w:rPr>
        <w:t>）</w:t>
      </w:r>
    </w:p>
    <w:p w14:paraId="34A0BF7D" w14:textId="77777777" w:rsidR="00BD3081" w:rsidRPr="00BD3081" w:rsidRDefault="00BD3081" w:rsidP="00BD3081">
      <w:pPr>
        <w:numPr>
          <w:ilvl w:val="1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可配置服</w:t>
      </w:r>
      <w:r w:rsidRPr="00BD3081">
        <w:rPr>
          <w:rFonts w:ascii="Microsoft JhengHei" w:eastAsia="Microsoft JhengHei" w:hAnsi="Microsoft JhengHei" w:cs="Microsoft JhengHei" w:hint="eastAsia"/>
        </w:rPr>
        <w:t>务等级，例如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</w:p>
    <w:p w14:paraId="15DEFABA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标准配送（</w:t>
      </w:r>
      <w:r w:rsidRPr="00BD3081">
        <w:t>Standard</w:t>
      </w:r>
      <w:proofErr w:type="spellEnd"/>
      <w:r w:rsidRPr="00BD3081">
        <w:t xml:space="preserve"> Delivery</w:t>
      </w:r>
      <w:r w:rsidRPr="00BD3081">
        <w:rPr>
          <w:rFonts w:ascii="MS Gothic" w:eastAsia="MS Gothic" w:hAnsi="MS Gothic" w:cs="MS Gothic" w:hint="eastAsia"/>
        </w:rPr>
        <w:t>）</w:t>
      </w:r>
    </w:p>
    <w:p w14:paraId="26455CA8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加急配送（</w:t>
      </w:r>
      <w:r w:rsidRPr="00BD3081">
        <w:t>Express</w:t>
      </w:r>
      <w:proofErr w:type="spellEnd"/>
      <w:r w:rsidRPr="00BD3081">
        <w:t xml:space="preserve"> Delivery</w:t>
      </w:r>
      <w:r w:rsidRPr="00BD3081">
        <w:rPr>
          <w:rFonts w:ascii="MS Gothic" w:eastAsia="MS Gothic" w:hAnsi="MS Gothic" w:cs="MS Gothic" w:hint="eastAsia"/>
        </w:rPr>
        <w:t>）</w:t>
      </w:r>
    </w:p>
    <w:p w14:paraId="4E005D84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当日达（</w:t>
      </w:r>
      <w:r w:rsidRPr="00BD3081">
        <w:t>Same-day</w:t>
      </w:r>
      <w:proofErr w:type="spellEnd"/>
      <w:r w:rsidRPr="00BD3081">
        <w:t xml:space="preserve"> Delivery</w:t>
      </w:r>
      <w:r w:rsidRPr="00BD3081">
        <w:rPr>
          <w:rFonts w:ascii="MS Gothic" w:eastAsia="MS Gothic" w:hAnsi="MS Gothic" w:cs="MS Gothic" w:hint="eastAsia"/>
        </w:rPr>
        <w:t>）</w:t>
      </w:r>
    </w:p>
    <w:p w14:paraId="7F106B8A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预约配送（</w:t>
      </w:r>
      <w:r w:rsidRPr="00BD3081">
        <w:t>Scheduled</w:t>
      </w:r>
      <w:proofErr w:type="spellEnd"/>
      <w:r w:rsidRPr="00BD3081">
        <w:t xml:space="preserve"> Delivery</w:t>
      </w:r>
      <w:r w:rsidRPr="00BD3081">
        <w:rPr>
          <w:rFonts w:ascii="MS Gothic" w:eastAsia="MS Gothic" w:hAnsi="MS Gothic" w:cs="MS Gothic" w:hint="eastAsia"/>
        </w:rPr>
        <w:t>）</w:t>
      </w:r>
    </w:p>
    <w:p w14:paraId="33FA7E20" w14:textId="77777777" w:rsidR="00BD3081" w:rsidRPr="00BD3081" w:rsidRDefault="00BD3081" w:rsidP="00BD3081">
      <w:pPr>
        <w:numPr>
          <w:ilvl w:val="0"/>
          <w:numId w:val="20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计价规则（</w:t>
      </w:r>
      <w:r w:rsidRPr="00BD3081">
        <w:t>Pricing</w:t>
      </w:r>
      <w:proofErr w:type="spellEnd"/>
      <w:r w:rsidRPr="00BD3081">
        <w:t xml:space="preserve"> Rules</w:t>
      </w:r>
      <w:r w:rsidRPr="00BD3081">
        <w:rPr>
          <w:rFonts w:ascii="MS Gothic" w:eastAsia="MS Gothic" w:hAnsi="MS Gothic" w:cs="MS Gothic" w:hint="eastAsia"/>
        </w:rPr>
        <w:t>）</w:t>
      </w:r>
    </w:p>
    <w:p w14:paraId="2BC5682B" w14:textId="77777777" w:rsidR="00BD3081" w:rsidRPr="00BD3081" w:rsidRDefault="00BD3081" w:rsidP="00BD3081">
      <w:pPr>
        <w:numPr>
          <w:ilvl w:val="1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支持灵活</w:t>
      </w:r>
      <w:r w:rsidRPr="00BD3081">
        <w:rPr>
          <w:rFonts w:ascii="Microsoft JhengHei" w:eastAsia="Microsoft JhengHei" w:hAnsi="Microsoft JhengHei" w:cs="Microsoft JhengHei" w:hint="eastAsia"/>
        </w:rPr>
        <w:t>规则引擎，包括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</w:p>
    <w:p w14:paraId="4F3A0B98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基</w:t>
      </w:r>
      <w:r w:rsidRPr="00BD3081">
        <w:rPr>
          <w:rFonts w:ascii="Microsoft JhengHei" w:eastAsia="Microsoft JhengHei" w:hAnsi="Microsoft JhengHei" w:cs="Microsoft JhengHei" w:hint="eastAsia"/>
        </w:rPr>
        <w:t>础运费</w:t>
      </w:r>
      <w:proofErr w:type="spellEnd"/>
    </w:p>
    <w:p w14:paraId="00DB951F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按重量</w:t>
      </w:r>
      <w:r w:rsidRPr="00BD3081">
        <w:rPr>
          <w:rFonts w:ascii="Microsoft JhengHei" w:eastAsia="Microsoft JhengHei" w:hAnsi="Microsoft JhengHei" w:cs="Microsoft JhengHei" w:hint="eastAsia"/>
        </w:rPr>
        <w:t>计价</w:t>
      </w:r>
      <w:proofErr w:type="spellEnd"/>
    </w:p>
    <w:p w14:paraId="02F48402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t>按距离</w:t>
      </w:r>
      <w:r w:rsidRPr="00BD3081">
        <w:rPr>
          <w:rFonts w:ascii="Microsoft JhengHei" w:eastAsia="Microsoft JhengHei" w:hAnsi="Microsoft JhengHei" w:cs="Microsoft JhengHei" w:hint="eastAsia"/>
        </w:rPr>
        <w:t>计价</w:t>
      </w:r>
      <w:proofErr w:type="spellEnd"/>
    </w:p>
    <w:p w14:paraId="7978E79D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S Gothic" w:eastAsia="MS Gothic" w:hAnsi="MS Gothic" w:cs="MS Gothic" w:hint="eastAsia"/>
        </w:rPr>
        <w:lastRenderedPageBreak/>
        <w:t>按体</w:t>
      </w:r>
      <w:r w:rsidRPr="00BD3081">
        <w:rPr>
          <w:rFonts w:ascii="Microsoft JhengHei" w:eastAsia="Microsoft JhengHei" w:hAnsi="Microsoft JhengHei" w:cs="Microsoft JhengHei" w:hint="eastAsia"/>
        </w:rPr>
        <w:t>积计价</w:t>
      </w:r>
      <w:proofErr w:type="spellEnd"/>
    </w:p>
    <w:p w14:paraId="2E5A61CA" w14:textId="77777777" w:rsidR="00BD3081" w:rsidRPr="00BD3081" w:rsidRDefault="00BD3081" w:rsidP="00BD3081">
      <w:pPr>
        <w:numPr>
          <w:ilvl w:val="2"/>
          <w:numId w:val="20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满额包邮的最低订单金额</w:t>
      </w:r>
      <w:proofErr w:type="spellEnd"/>
    </w:p>
    <w:p w14:paraId="5C665554" w14:textId="77777777" w:rsidR="00BD3081" w:rsidRPr="00BD3081" w:rsidRDefault="00BD3081" w:rsidP="00BD3081">
      <w:r w:rsidRPr="00BD3081">
        <w:t xml:space="preserve">5.2 </w:t>
      </w:r>
      <w:proofErr w:type="spellStart"/>
      <w:r w:rsidRPr="00BD3081">
        <w:rPr>
          <w:rFonts w:ascii="MS Gothic" w:eastAsia="MS Gothic" w:hAnsi="MS Gothic" w:cs="MS Gothic" w:hint="eastAsia"/>
        </w:rPr>
        <w:t>运</w:t>
      </w:r>
      <w:r w:rsidRPr="00BD3081">
        <w:rPr>
          <w:rFonts w:ascii="Microsoft JhengHei" w:eastAsia="Microsoft JhengHei" w:hAnsi="Microsoft JhengHei" w:cs="Microsoft JhengHei" w:hint="eastAsia"/>
        </w:rPr>
        <w:t>费计算流程（</w:t>
      </w:r>
      <w:r w:rsidRPr="00BD3081">
        <w:t>Delivery</w:t>
      </w:r>
      <w:proofErr w:type="spellEnd"/>
      <w:r w:rsidRPr="00BD3081">
        <w:t xml:space="preserve"> Cost Calculation Flow</w:t>
      </w:r>
      <w:r w:rsidRPr="00BD3081">
        <w:rPr>
          <w:rFonts w:ascii="MS Gothic" w:eastAsia="MS Gothic" w:hAnsi="MS Gothic" w:cs="MS Gothic" w:hint="eastAsia"/>
        </w:rPr>
        <w:t>）</w:t>
      </w:r>
    </w:p>
    <w:p w14:paraId="5CE45447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系</w:t>
      </w:r>
      <w:r w:rsidRPr="00BD3081">
        <w:rPr>
          <w:rFonts w:ascii="Microsoft JhengHei" w:eastAsia="Microsoft JhengHei" w:hAnsi="Microsoft JhengHei" w:cs="Microsoft JhengHei" w:hint="eastAsia"/>
        </w:rPr>
        <w:t>统必须在结账时按以下精确、自动化流程计算并展示运费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</w:p>
    <w:p w14:paraId="3E81FCB0" w14:textId="77777777" w:rsidR="00BD3081" w:rsidRPr="00BD3081" w:rsidRDefault="00BD3081" w:rsidP="00BD3081">
      <w:pPr>
        <w:numPr>
          <w:ilvl w:val="0"/>
          <w:numId w:val="21"/>
        </w:numPr>
      </w:pPr>
      <w:proofErr w:type="spellStart"/>
      <w:r w:rsidRPr="00BD3081">
        <w:rPr>
          <w:rFonts w:ascii="MS Gothic" w:eastAsia="MS Gothic" w:hAnsi="MS Gothic" w:cs="MS Gothic" w:hint="eastAsia"/>
        </w:rPr>
        <w:t>客</w:t>
      </w:r>
      <w:r w:rsidRPr="00BD3081">
        <w:rPr>
          <w:rFonts w:ascii="Microsoft JhengHei" w:eastAsia="Microsoft JhengHei" w:hAnsi="Microsoft JhengHei" w:cs="Microsoft JhengHei" w:hint="eastAsia"/>
        </w:rPr>
        <w:t>户将来自一个或多个商户的商品加入购物车并进入结账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1BC7BE10" w14:textId="77777777" w:rsidR="00BD3081" w:rsidRPr="00BD3081" w:rsidRDefault="00BD3081" w:rsidP="00BD3081">
      <w:pPr>
        <w:numPr>
          <w:ilvl w:val="0"/>
          <w:numId w:val="21"/>
        </w:numPr>
      </w:pPr>
      <w:proofErr w:type="spellStart"/>
      <w:r w:rsidRPr="00BD3081">
        <w:rPr>
          <w:rFonts w:ascii="MS Gothic" w:eastAsia="MS Gothic" w:hAnsi="MS Gothic" w:cs="MS Gothic" w:hint="eastAsia"/>
        </w:rPr>
        <w:t>系</w:t>
      </w:r>
      <w:r w:rsidRPr="00BD3081">
        <w:rPr>
          <w:rFonts w:ascii="Microsoft JhengHei" w:eastAsia="Microsoft JhengHei" w:hAnsi="Microsoft JhengHei" w:cs="Microsoft JhengHei" w:hint="eastAsia"/>
        </w:rPr>
        <w:t>统识别购物车中每个商品对应的唯一商户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58D32249" w14:textId="77777777" w:rsidR="00BD3081" w:rsidRPr="00BD3081" w:rsidRDefault="00BD3081" w:rsidP="00BD3081">
      <w:pPr>
        <w:numPr>
          <w:ilvl w:val="0"/>
          <w:numId w:val="21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对每个商户的子订单，系统计算包裹信息（重量、尺寸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），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并携带收货地址调用相应物流服务商</w:t>
      </w:r>
      <w:proofErr w:type="spellEnd"/>
      <w:r w:rsidRPr="00BD3081">
        <w:t xml:space="preserve"> API</w:t>
      </w:r>
      <w:r w:rsidRPr="00BD3081">
        <w:rPr>
          <w:rFonts w:ascii="MS Gothic" w:eastAsia="MS Gothic" w:hAnsi="MS Gothic" w:cs="MS Gothic" w:hint="eastAsia"/>
        </w:rPr>
        <w:t>。</w:t>
      </w:r>
    </w:p>
    <w:p w14:paraId="36D72662" w14:textId="77777777" w:rsidR="00BD3081" w:rsidRPr="00BD3081" w:rsidRDefault="00BD3081" w:rsidP="00BD3081">
      <w:pPr>
        <w:numPr>
          <w:ilvl w:val="0"/>
          <w:numId w:val="21"/>
        </w:numPr>
      </w:pPr>
      <w:proofErr w:type="spellStart"/>
      <w:r w:rsidRPr="00BD3081">
        <w:rPr>
          <w:rFonts w:ascii="MS Gothic" w:eastAsia="MS Gothic" w:hAnsi="MS Gothic" w:cs="MS Gothic" w:hint="eastAsia"/>
        </w:rPr>
        <w:t>系</w:t>
      </w:r>
      <w:r w:rsidRPr="00BD3081">
        <w:rPr>
          <w:rFonts w:ascii="Microsoft JhengHei" w:eastAsia="Microsoft JhengHei" w:hAnsi="Microsoft JhengHei" w:cs="Microsoft JhengHei" w:hint="eastAsia"/>
        </w:rPr>
        <w:t>统汇总各</w:t>
      </w:r>
      <w:proofErr w:type="spellEnd"/>
      <w:r w:rsidRPr="00BD3081">
        <w:t xml:space="preserve"> API </w:t>
      </w:r>
      <w:proofErr w:type="spellStart"/>
      <w:r w:rsidRPr="00BD3081">
        <w:rPr>
          <w:rFonts w:ascii="MS Gothic" w:eastAsia="MS Gothic" w:hAnsi="MS Gothic" w:cs="MS Gothic" w:hint="eastAsia"/>
        </w:rPr>
        <w:t>返回</w:t>
      </w:r>
      <w:r w:rsidRPr="00BD3081">
        <w:rPr>
          <w:rFonts w:ascii="Microsoft JhengHei" w:eastAsia="Microsoft JhengHei" w:hAnsi="Microsoft JhengHei" w:cs="Microsoft JhengHei" w:hint="eastAsia"/>
        </w:rPr>
        <w:t>结果，向客户展示所有可用配送方式及对应费用（例如：</w:t>
      </w:r>
      <w:r w:rsidRPr="00BD3081">
        <w:t>Standard</w:t>
      </w:r>
      <w:proofErr w:type="spellEnd"/>
      <w:r w:rsidRPr="00BD3081">
        <w:t xml:space="preserve"> $5</w:t>
      </w:r>
      <w:r w:rsidRPr="00BD3081">
        <w:rPr>
          <w:rFonts w:ascii="MS Gothic" w:eastAsia="MS Gothic" w:hAnsi="MS Gothic" w:cs="MS Gothic" w:hint="eastAsia"/>
        </w:rPr>
        <w:t>、</w:t>
      </w:r>
      <w:r w:rsidRPr="00BD3081">
        <w:t>Express $10</w:t>
      </w:r>
      <w:r w:rsidRPr="00BD3081">
        <w:rPr>
          <w:rFonts w:ascii="MS Gothic" w:eastAsia="MS Gothic" w:hAnsi="MS Gothic" w:cs="MS Gothic" w:hint="eastAsia"/>
        </w:rPr>
        <w:t>）。</w:t>
      </w:r>
    </w:p>
    <w:p w14:paraId="76E84B99" w14:textId="77777777" w:rsidR="00BD3081" w:rsidRPr="00BD3081" w:rsidRDefault="00BD3081" w:rsidP="00BD3081">
      <w:pPr>
        <w:numPr>
          <w:ilvl w:val="0"/>
          <w:numId w:val="21"/>
        </w:numPr>
      </w:pPr>
      <w:proofErr w:type="spellStart"/>
      <w:r w:rsidRPr="00BD3081">
        <w:rPr>
          <w:rFonts w:ascii="MS Gothic" w:eastAsia="MS Gothic" w:hAnsi="MS Gothic" w:cs="MS Gothic" w:hint="eastAsia"/>
        </w:rPr>
        <w:t>客</w:t>
      </w:r>
      <w:r w:rsidRPr="00BD3081">
        <w:rPr>
          <w:rFonts w:ascii="Microsoft JhengHei" w:eastAsia="Microsoft JhengHei" w:hAnsi="Microsoft JhengHei" w:cs="Microsoft JhengHei" w:hint="eastAsia"/>
        </w:rPr>
        <w:t>户为每个商户的货件选择其偏好的配送方式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48A93028" w14:textId="77777777" w:rsidR="00BD3081" w:rsidRPr="00BD3081" w:rsidRDefault="00BD3081" w:rsidP="00BD3081">
      <w:pPr>
        <w:numPr>
          <w:ilvl w:val="0"/>
          <w:numId w:val="21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订单确认后，系统通过</w:t>
      </w:r>
      <w:proofErr w:type="spellEnd"/>
      <w:r w:rsidRPr="00BD3081">
        <w:t xml:space="preserve"> API </w:t>
      </w:r>
      <w:proofErr w:type="spellStart"/>
      <w:r w:rsidRPr="00BD3081">
        <w:rPr>
          <w:rFonts w:ascii="MS Gothic" w:eastAsia="MS Gothic" w:hAnsi="MS Gothic" w:cs="MS Gothic" w:hint="eastAsia"/>
        </w:rPr>
        <w:t>向所</w:t>
      </w:r>
      <w:r w:rsidRPr="00BD3081">
        <w:rPr>
          <w:rFonts w:ascii="Microsoft JhengHei" w:eastAsia="Microsoft JhengHei" w:hAnsi="Microsoft JhengHei" w:cs="Microsoft JhengHei" w:hint="eastAsia"/>
        </w:rPr>
        <w:t>选服务商发起下单</w:t>
      </w:r>
      <w:proofErr w:type="spellEnd"/>
      <w:r w:rsidRPr="00BD3081">
        <w:t>/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预约取件，并获取运单号（</w:t>
      </w:r>
      <w:r w:rsidRPr="00BD3081">
        <w:t>tracking</w:t>
      </w:r>
      <w:proofErr w:type="spellEnd"/>
      <w:r w:rsidRPr="00BD3081">
        <w:t xml:space="preserve"> </w:t>
      </w:r>
      <w:proofErr w:type="spellStart"/>
      <w:r w:rsidRPr="00BD3081">
        <w:t>number</w:t>
      </w:r>
      <w:r w:rsidRPr="00BD3081">
        <w:rPr>
          <w:rFonts w:ascii="MS Gothic" w:eastAsia="MS Gothic" w:hAnsi="MS Gothic" w:cs="MS Gothic" w:hint="eastAsia"/>
        </w:rPr>
        <w:t>）回</w:t>
      </w:r>
      <w:r w:rsidRPr="00BD3081">
        <w:rPr>
          <w:rFonts w:ascii="Microsoft JhengHei" w:eastAsia="Microsoft JhengHei" w:hAnsi="Microsoft JhengHei" w:cs="Microsoft JhengHei" w:hint="eastAsia"/>
        </w:rPr>
        <w:t>传给客户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1DA946E0" w14:textId="77777777" w:rsidR="00BD3081" w:rsidRPr="00BD3081" w:rsidRDefault="00BD3081" w:rsidP="00BD3081">
      <w:r w:rsidRPr="00BD3081">
        <w:pict w14:anchorId="10902535">
          <v:rect id="_x0000_i1077" style="width:0;height:1.5pt" o:hralign="center" o:hrstd="t" o:hr="t" fillcolor="#a0a0a0" stroked="f"/>
        </w:pict>
      </w:r>
    </w:p>
    <w:p w14:paraId="0210B8C6" w14:textId="77777777" w:rsidR="00BD3081" w:rsidRPr="00BD3081" w:rsidRDefault="00BD3081" w:rsidP="00BD3081">
      <w:r w:rsidRPr="00BD3081">
        <w:t xml:space="preserve">6.0 </w:t>
      </w:r>
      <w:proofErr w:type="spellStart"/>
      <w:r w:rsidRPr="00BD3081">
        <w:rPr>
          <w:rFonts w:ascii="MS Gothic" w:eastAsia="MS Gothic" w:hAnsi="MS Gothic" w:cs="MS Gothic" w:hint="eastAsia"/>
        </w:rPr>
        <w:t>数据</w:t>
      </w:r>
      <w:r w:rsidRPr="00BD3081">
        <w:rPr>
          <w:rFonts w:ascii="Microsoft JhengHei" w:eastAsia="Microsoft JhengHei" w:hAnsi="Microsoft JhengHei" w:cs="Microsoft JhengHei" w:hint="eastAsia"/>
        </w:rPr>
        <w:t>库</w:t>
      </w:r>
      <w:proofErr w:type="spellEnd"/>
      <w:r w:rsidRPr="00BD3081">
        <w:t xml:space="preserve"> Schema 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设计</w:t>
      </w:r>
      <w:proofErr w:type="spellEnd"/>
    </w:p>
    <w:p w14:paraId="568D3CA6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以下数据</w:t>
      </w:r>
      <w:r w:rsidRPr="00BD3081">
        <w:rPr>
          <w:rFonts w:ascii="Microsoft JhengHei" w:eastAsia="Microsoft JhengHei" w:hAnsi="Microsoft JhengHei" w:cs="Microsoft JhengHei" w:hint="eastAsia"/>
        </w:rPr>
        <w:t>库</w:t>
      </w:r>
      <w:proofErr w:type="spellEnd"/>
      <w:r w:rsidRPr="00BD3081">
        <w:t xml:space="preserve"> Schema 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为整个平台提供基础数据结构。这些设计对于确保数据一致性、可扩展性，以及正确执行前述业务逻辑至关重要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035C9968" w14:textId="77777777" w:rsidR="00BD3081" w:rsidRPr="00BD3081" w:rsidRDefault="00BD3081" w:rsidP="00BD3081">
      <w:r w:rsidRPr="00BD3081">
        <w:t xml:space="preserve">6.1 </w:t>
      </w:r>
      <w:proofErr w:type="spellStart"/>
      <w:r w:rsidRPr="00BD3081">
        <w:rPr>
          <w:rFonts w:ascii="MS Gothic" w:eastAsia="MS Gothic" w:hAnsi="MS Gothic" w:cs="MS Gothic" w:hint="eastAsia"/>
        </w:rPr>
        <w:t>新增表</w:t>
      </w:r>
      <w:r w:rsidRPr="00BD3081">
        <w:rPr>
          <w:rFonts w:ascii="Microsoft JhengHei" w:eastAsia="Microsoft JhengHei" w:hAnsi="Microsoft JhengHei" w:cs="Microsoft JhengHei" w:hint="eastAsia"/>
        </w:rPr>
        <w:t>结构（</w:t>
      </w:r>
      <w:r w:rsidRPr="00BD3081">
        <w:t>New</w:t>
      </w:r>
      <w:proofErr w:type="spellEnd"/>
      <w:r w:rsidRPr="00BD3081">
        <w:t xml:space="preserve"> Table Schemas</w:t>
      </w:r>
      <w:r w:rsidRPr="00BD3081">
        <w:rPr>
          <w:rFonts w:ascii="MS Gothic" w:eastAsia="MS Gothic" w:hAnsi="MS Gothic" w:cs="MS Gothic" w:hint="eastAsia"/>
        </w:rPr>
        <w:t>）</w:t>
      </w:r>
    </w:p>
    <w:p w14:paraId="1275E0E2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以下新表将用于支撑平台核心能力</w:t>
      </w:r>
      <w:proofErr w:type="spellEnd"/>
      <w:r w:rsidRPr="00BD3081">
        <w:rPr>
          <w:rFonts w:ascii="MS Gothic" w:eastAsia="MS Gothic" w:hAnsi="MS Gothic" w:cs="MS Gothic" w:hint="eastAsia"/>
        </w:rPr>
        <w:t>。</w:t>
      </w:r>
    </w:p>
    <w:p w14:paraId="4F40F71F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表：</w:t>
      </w:r>
      <w:r w:rsidRPr="00BD3081">
        <w:t>delivery_companies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1120"/>
        <w:gridCol w:w="5024"/>
      </w:tblGrid>
      <w:tr w:rsidR="00BD3081" w:rsidRPr="00BD3081" w14:paraId="3C8A5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542DF" w14:textId="77777777" w:rsidR="00BD3081" w:rsidRPr="00BD3081" w:rsidRDefault="00BD3081" w:rsidP="00BD3081">
            <w:r w:rsidRPr="00BD3081"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3F319FD" w14:textId="77777777" w:rsidR="00BD3081" w:rsidRPr="00BD3081" w:rsidRDefault="00BD3081" w:rsidP="00BD3081">
            <w:r w:rsidRPr="00BD3081"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38C27F" w14:textId="77777777" w:rsidR="00BD3081" w:rsidRPr="00BD3081" w:rsidRDefault="00BD3081" w:rsidP="00BD3081">
            <w:r w:rsidRPr="00BD3081">
              <w:t>Description/Notes</w:t>
            </w:r>
          </w:p>
        </w:tc>
      </w:tr>
      <w:tr w:rsidR="00BD3081" w:rsidRPr="00BD3081" w14:paraId="0505F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A219" w14:textId="77777777" w:rsidR="00BD3081" w:rsidRPr="00BD3081" w:rsidRDefault="00BD3081" w:rsidP="00BD3081">
            <w:r w:rsidRPr="00BD3081">
              <w:t>id</w:t>
            </w:r>
          </w:p>
        </w:tc>
        <w:tc>
          <w:tcPr>
            <w:tcW w:w="0" w:type="auto"/>
            <w:vAlign w:val="center"/>
            <w:hideMark/>
          </w:tcPr>
          <w:p w14:paraId="33566B21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1558A6DC" w14:textId="77777777" w:rsidR="00BD3081" w:rsidRPr="00BD3081" w:rsidRDefault="00BD3081" w:rsidP="00BD3081">
            <w:r w:rsidRPr="00BD3081">
              <w:t>Primary Key</w:t>
            </w:r>
          </w:p>
        </w:tc>
      </w:tr>
      <w:tr w:rsidR="00BD3081" w:rsidRPr="00BD3081" w14:paraId="30D1F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451F" w14:textId="77777777" w:rsidR="00BD3081" w:rsidRPr="00BD3081" w:rsidRDefault="00BD3081" w:rsidP="00BD3081">
            <w:r w:rsidRPr="00BD3081">
              <w:t>name</w:t>
            </w:r>
          </w:p>
        </w:tc>
        <w:tc>
          <w:tcPr>
            <w:tcW w:w="0" w:type="auto"/>
            <w:vAlign w:val="center"/>
            <w:hideMark/>
          </w:tcPr>
          <w:p w14:paraId="144D96FF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7FA67B37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例如</w:t>
            </w:r>
            <w:proofErr w:type="spellEnd"/>
            <w:r w:rsidRPr="00BD3081">
              <w:t xml:space="preserve"> "Ninja Van", "</w:t>
            </w:r>
            <w:proofErr w:type="spellStart"/>
            <w:r w:rsidRPr="00BD3081">
              <w:t>Lalamove</w:t>
            </w:r>
            <w:proofErr w:type="spellEnd"/>
            <w:r w:rsidRPr="00BD3081">
              <w:t>"</w:t>
            </w:r>
          </w:p>
        </w:tc>
      </w:tr>
      <w:tr w:rsidR="00BD3081" w:rsidRPr="00BD3081" w14:paraId="00BEA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2ED7" w14:textId="77777777" w:rsidR="00BD3081" w:rsidRPr="00BD3081" w:rsidRDefault="00BD3081" w:rsidP="00BD3081">
            <w:r w:rsidRPr="00BD3081">
              <w:t>code</w:t>
            </w:r>
          </w:p>
        </w:tc>
        <w:tc>
          <w:tcPr>
            <w:tcW w:w="0" w:type="auto"/>
            <w:vAlign w:val="center"/>
            <w:hideMark/>
          </w:tcPr>
          <w:p w14:paraId="4AB1AFBE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1DAFEA5D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例如</w:t>
            </w:r>
            <w:proofErr w:type="spellEnd"/>
            <w:r w:rsidRPr="00BD3081">
              <w:t xml:space="preserve"> "</w:t>
            </w:r>
            <w:proofErr w:type="spellStart"/>
            <w:r w:rsidRPr="00BD3081">
              <w:t>ninja_van</w:t>
            </w:r>
            <w:proofErr w:type="spellEnd"/>
            <w:r w:rsidRPr="00BD3081">
              <w:t>", "</w:t>
            </w:r>
            <w:proofErr w:type="spellStart"/>
            <w:r w:rsidRPr="00BD3081">
              <w:t>lalamove</w:t>
            </w:r>
            <w:proofErr w:type="spellEnd"/>
            <w:r w:rsidRPr="00BD3081">
              <w:t>"</w:t>
            </w:r>
          </w:p>
        </w:tc>
      </w:tr>
      <w:tr w:rsidR="00BD3081" w:rsidRPr="00BD3081" w14:paraId="4F09B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CE0C" w14:textId="77777777" w:rsidR="00BD3081" w:rsidRPr="00BD3081" w:rsidRDefault="00BD3081" w:rsidP="00BD3081">
            <w:proofErr w:type="spellStart"/>
            <w:r w:rsidRPr="00BD3081">
              <w:t>api_provider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0765B" w14:textId="77777777" w:rsidR="00BD3081" w:rsidRPr="00BD3081" w:rsidRDefault="00BD3081" w:rsidP="00BD3081">
            <w:r w:rsidRPr="00BD3081">
              <w:t>ENUM</w:t>
            </w:r>
          </w:p>
        </w:tc>
        <w:tc>
          <w:tcPr>
            <w:tcW w:w="0" w:type="auto"/>
            <w:vAlign w:val="center"/>
            <w:hideMark/>
          </w:tcPr>
          <w:p w14:paraId="0AD957CB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例如</w:t>
            </w:r>
            <w:proofErr w:type="spellEnd"/>
            <w:r w:rsidRPr="00BD3081">
              <w:t xml:space="preserve"> </w:t>
            </w:r>
            <w:proofErr w:type="spellStart"/>
            <w:r w:rsidRPr="00BD3081">
              <w:t>ninja_van</w:t>
            </w:r>
            <w:proofErr w:type="spellEnd"/>
            <w:r w:rsidRPr="00BD3081">
              <w:t xml:space="preserve">, </w:t>
            </w:r>
            <w:proofErr w:type="spellStart"/>
            <w:r w:rsidRPr="00BD3081">
              <w:t>lalamove</w:t>
            </w:r>
            <w:proofErr w:type="spellEnd"/>
            <w:r w:rsidRPr="00BD3081">
              <w:t xml:space="preserve">, </w:t>
            </w:r>
            <w:proofErr w:type="spellStart"/>
            <w:r w:rsidRPr="00BD3081">
              <w:t>grab_express</w:t>
            </w:r>
            <w:proofErr w:type="spellEnd"/>
            <w:r w:rsidRPr="00BD3081">
              <w:t>, custom</w:t>
            </w:r>
          </w:p>
        </w:tc>
      </w:tr>
      <w:tr w:rsidR="00BD3081" w:rsidRPr="00BD3081" w14:paraId="75C5B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1F10" w14:textId="77777777" w:rsidR="00BD3081" w:rsidRPr="00BD3081" w:rsidRDefault="00BD3081" w:rsidP="00BD3081">
            <w:proofErr w:type="spellStart"/>
            <w:r w:rsidRPr="00BD3081">
              <w:t>api_endpoint_url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F7CBC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7A60FC8E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服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务商</w:t>
            </w:r>
            <w:proofErr w:type="spellEnd"/>
            <w:r w:rsidRPr="00BD3081">
              <w:t xml:space="preserve"> API </w:t>
            </w:r>
            <w:r w:rsidRPr="00BD3081">
              <w:rPr>
                <w:rFonts w:ascii="MS Gothic" w:eastAsia="MS Gothic" w:hAnsi="MS Gothic" w:cs="MS Gothic" w:hint="eastAsia"/>
              </w:rPr>
              <w:t>的</w:t>
            </w:r>
            <w:r w:rsidRPr="00BD3081">
              <w:t xml:space="preserve"> Base URL</w:t>
            </w:r>
          </w:p>
        </w:tc>
      </w:tr>
      <w:tr w:rsidR="00BD3081" w:rsidRPr="00BD3081" w14:paraId="2B293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80FE" w14:textId="77777777" w:rsidR="00BD3081" w:rsidRPr="00BD3081" w:rsidRDefault="00BD3081" w:rsidP="00BD3081">
            <w:proofErr w:type="spellStart"/>
            <w:r w:rsidRPr="00BD3081">
              <w:t>api_key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273B3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1D5D9BA8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加密存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储的</w:t>
            </w:r>
            <w:proofErr w:type="spellEnd"/>
            <w:r w:rsidRPr="00BD3081">
              <w:t xml:space="preserve"> API Key</w:t>
            </w:r>
          </w:p>
        </w:tc>
      </w:tr>
      <w:tr w:rsidR="00BD3081" w:rsidRPr="00BD3081" w14:paraId="0639B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CFDC" w14:textId="77777777" w:rsidR="00BD3081" w:rsidRPr="00BD3081" w:rsidRDefault="00BD3081" w:rsidP="00BD3081">
            <w:proofErr w:type="spellStart"/>
            <w:r w:rsidRPr="00BD3081">
              <w:t>api_secret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71E64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34359249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加密存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储的</w:t>
            </w:r>
            <w:proofErr w:type="spellEnd"/>
            <w:r w:rsidRPr="00BD3081">
              <w:t xml:space="preserve"> API Secret</w:t>
            </w:r>
          </w:p>
        </w:tc>
      </w:tr>
      <w:tr w:rsidR="00BD3081" w:rsidRPr="00BD3081" w14:paraId="623B8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D0C1" w14:textId="77777777" w:rsidR="00BD3081" w:rsidRPr="00BD3081" w:rsidRDefault="00BD3081" w:rsidP="00BD3081">
            <w:proofErr w:type="spellStart"/>
            <w:r w:rsidRPr="00BD3081">
              <w:t>authentication_type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95F18" w14:textId="77777777" w:rsidR="00BD3081" w:rsidRPr="00BD3081" w:rsidRDefault="00BD3081" w:rsidP="00BD3081">
            <w:r w:rsidRPr="00BD3081">
              <w:t>ENUM</w:t>
            </w:r>
          </w:p>
        </w:tc>
        <w:tc>
          <w:tcPr>
            <w:tcW w:w="0" w:type="auto"/>
            <w:vAlign w:val="center"/>
            <w:hideMark/>
          </w:tcPr>
          <w:p w14:paraId="0891F39D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例如</w:t>
            </w:r>
            <w:proofErr w:type="spellEnd"/>
            <w:r w:rsidRPr="00BD3081">
              <w:t xml:space="preserve"> </w:t>
            </w:r>
            <w:proofErr w:type="spellStart"/>
            <w:r w:rsidRPr="00BD3081">
              <w:t>bearer_token</w:t>
            </w:r>
            <w:proofErr w:type="spellEnd"/>
            <w:r w:rsidRPr="00BD3081">
              <w:t xml:space="preserve">, </w:t>
            </w:r>
            <w:proofErr w:type="spellStart"/>
            <w:r w:rsidRPr="00BD3081">
              <w:t>api_key</w:t>
            </w:r>
            <w:proofErr w:type="spellEnd"/>
            <w:r w:rsidRPr="00BD3081">
              <w:t xml:space="preserve">, </w:t>
            </w:r>
            <w:proofErr w:type="spellStart"/>
            <w:r w:rsidRPr="00BD3081">
              <w:t>oauth</w:t>
            </w:r>
            <w:proofErr w:type="spellEnd"/>
          </w:p>
        </w:tc>
      </w:tr>
      <w:tr w:rsidR="00BD3081" w:rsidRPr="00BD3081" w14:paraId="58A08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2BFF" w14:textId="77777777" w:rsidR="00BD3081" w:rsidRPr="00BD3081" w:rsidRDefault="00BD3081" w:rsidP="00BD3081">
            <w:proofErr w:type="spellStart"/>
            <w:r w:rsidRPr="00BD3081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B9A1F" w14:textId="77777777" w:rsidR="00BD3081" w:rsidRPr="00BD3081" w:rsidRDefault="00BD3081" w:rsidP="00BD3081">
            <w:r w:rsidRPr="00BD3081">
              <w:t>BOOLEAN</w:t>
            </w:r>
          </w:p>
        </w:tc>
        <w:tc>
          <w:tcPr>
            <w:tcW w:w="0" w:type="auto"/>
            <w:vAlign w:val="center"/>
            <w:hideMark/>
          </w:tcPr>
          <w:p w14:paraId="0E5471DA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控制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该服务商是否可用</w:t>
            </w:r>
            <w:proofErr w:type="spellEnd"/>
          </w:p>
        </w:tc>
      </w:tr>
      <w:tr w:rsidR="00BD3081" w:rsidRPr="00BD3081" w14:paraId="72425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AF32" w14:textId="77777777" w:rsidR="00BD3081" w:rsidRPr="00BD3081" w:rsidRDefault="00BD3081" w:rsidP="00BD3081">
            <w:r w:rsidRPr="00BD3081">
              <w:t>priority</w:t>
            </w:r>
          </w:p>
        </w:tc>
        <w:tc>
          <w:tcPr>
            <w:tcW w:w="0" w:type="auto"/>
            <w:vAlign w:val="center"/>
            <w:hideMark/>
          </w:tcPr>
          <w:p w14:paraId="2798E323" w14:textId="77777777" w:rsidR="00BD3081" w:rsidRPr="00BD3081" w:rsidRDefault="00BD3081" w:rsidP="00BD3081">
            <w:r w:rsidRPr="00BD3081">
              <w:t>INTEGER</w:t>
            </w:r>
          </w:p>
        </w:tc>
        <w:tc>
          <w:tcPr>
            <w:tcW w:w="0" w:type="auto"/>
            <w:vAlign w:val="center"/>
            <w:hideMark/>
          </w:tcPr>
          <w:p w14:paraId="2F4E849E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控制</w:t>
            </w:r>
            <w:proofErr w:type="spellEnd"/>
            <w:r w:rsidRPr="00BD3081">
              <w:t xml:space="preserve"> UI </w:t>
            </w:r>
            <w:proofErr w:type="spellStart"/>
            <w:r w:rsidRPr="00BD3081">
              <w:rPr>
                <w:rFonts w:ascii="MS Gothic" w:eastAsia="MS Gothic" w:hAnsi="MS Gothic" w:cs="MS Gothic" w:hint="eastAsia"/>
              </w:rPr>
              <w:t>展示排序</w:t>
            </w:r>
            <w:proofErr w:type="spellEnd"/>
          </w:p>
        </w:tc>
      </w:tr>
      <w:tr w:rsidR="00BD3081" w:rsidRPr="00BD3081" w14:paraId="1EFE4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B553" w14:textId="77777777" w:rsidR="00BD3081" w:rsidRPr="00BD3081" w:rsidRDefault="00BD3081" w:rsidP="00BD3081">
            <w:proofErr w:type="spellStart"/>
            <w:r w:rsidRPr="00BD3081">
              <w:t>supports_tracking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13BD8" w14:textId="77777777" w:rsidR="00BD3081" w:rsidRPr="00BD3081" w:rsidRDefault="00BD3081" w:rsidP="00BD3081">
            <w:r w:rsidRPr="00BD3081">
              <w:t>BOOLEAN</w:t>
            </w:r>
          </w:p>
        </w:tc>
        <w:tc>
          <w:tcPr>
            <w:tcW w:w="0" w:type="auto"/>
            <w:vAlign w:val="center"/>
            <w:hideMark/>
          </w:tcPr>
          <w:p w14:paraId="1C41AFB4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服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务商</w:t>
            </w:r>
            <w:proofErr w:type="spellEnd"/>
            <w:r w:rsidRPr="00BD3081">
              <w:t xml:space="preserve"> API </w:t>
            </w:r>
            <w:proofErr w:type="spellStart"/>
            <w:r w:rsidRPr="00BD3081">
              <w:rPr>
                <w:rFonts w:ascii="MS Gothic" w:eastAsia="MS Gothic" w:hAnsi="MS Gothic" w:cs="MS Gothic" w:hint="eastAsia"/>
              </w:rPr>
              <w:t>是否支持物流追踪</w:t>
            </w:r>
            <w:proofErr w:type="spellEnd"/>
          </w:p>
        </w:tc>
      </w:tr>
      <w:tr w:rsidR="00BD3081" w:rsidRPr="00BD3081" w14:paraId="30712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90A8" w14:textId="77777777" w:rsidR="00BD3081" w:rsidRPr="00BD3081" w:rsidRDefault="00BD3081" w:rsidP="00BD3081">
            <w:proofErr w:type="spellStart"/>
            <w:r w:rsidRPr="00BD3081">
              <w:t>supports_webhooks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B4EDB" w14:textId="77777777" w:rsidR="00BD3081" w:rsidRPr="00BD3081" w:rsidRDefault="00BD3081" w:rsidP="00BD3081">
            <w:r w:rsidRPr="00BD3081">
              <w:t>BOOLEAN</w:t>
            </w:r>
          </w:p>
        </w:tc>
        <w:tc>
          <w:tcPr>
            <w:tcW w:w="0" w:type="auto"/>
            <w:vAlign w:val="center"/>
            <w:hideMark/>
          </w:tcPr>
          <w:p w14:paraId="7BFCE885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服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务商是否通过</w:t>
            </w:r>
            <w:proofErr w:type="spellEnd"/>
            <w:r w:rsidRPr="00BD3081">
              <w:t xml:space="preserve"> webhook </w:t>
            </w:r>
            <w:proofErr w:type="spellStart"/>
            <w:r w:rsidRPr="00BD3081">
              <w:rPr>
                <w:rFonts w:ascii="MS Gothic" w:eastAsia="MS Gothic" w:hAnsi="MS Gothic" w:cs="MS Gothic" w:hint="eastAsia"/>
              </w:rPr>
              <w:t>推送追踪更新</w:t>
            </w:r>
            <w:proofErr w:type="spellEnd"/>
          </w:p>
        </w:tc>
      </w:tr>
      <w:tr w:rsidR="00BD3081" w:rsidRPr="00BD3081" w14:paraId="6EF0C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A068" w14:textId="77777777" w:rsidR="00BD3081" w:rsidRPr="00BD3081" w:rsidRDefault="00BD3081" w:rsidP="00BD3081">
            <w:proofErr w:type="spellStart"/>
            <w:r w:rsidRPr="00BD3081">
              <w:t>webhook_url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5AF05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59280265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接收追踪更新的</w:t>
            </w:r>
            <w:proofErr w:type="spellEnd"/>
            <w:r w:rsidRPr="00BD3081">
              <w:t xml:space="preserve"> URL</w:t>
            </w:r>
          </w:p>
        </w:tc>
      </w:tr>
      <w:tr w:rsidR="00BD3081" w:rsidRPr="00BD3081" w14:paraId="5783A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E5A73" w14:textId="77777777" w:rsidR="00BD3081" w:rsidRPr="00BD3081" w:rsidRDefault="00BD3081" w:rsidP="00BD3081">
            <w:proofErr w:type="spellStart"/>
            <w:r w:rsidRPr="00BD3081">
              <w:t>rate_limit_per_minute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0A898" w14:textId="77777777" w:rsidR="00BD3081" w:rsidRPr="00BD3081" w:rsidRDefault="00BD3081" w:rsidP="00BD3081">
            <w:r w:rsidRPr="00BD3081">
              <w:t>INTEGER</w:t>
            </w:r>
          </w:p>
        </w:tc>
        <w:tc>
          <w:tcPr>
            <w:tcW w:w="0" w:type="auto"/>
            <w:vAlign w:val="center"/>
            <w:hideMark/>
          </w:tcPr>
          <w:p w14:paraId="22C0BF9D" w14:textId="77777777" w:rsidR="00BD3081" w:rsidRPr="00BD3081" w:rsidRDefault="00BD3081" w:rsidP="00BD3081">
            <w:r w:rsidRPr="00BD3081">
              <w:t xml:space="preserve">API </w:t>
            </w:r>
            <w:proofErr w:type="spellStart"/>
            <w:r w:rsidRPr="00BD3081">
              <w:rPr>
                <w:rFonts w:ascii="MS Gothic" w:eastAsia="MS Gothic" w:hAnsi="MS Gothic" w:cs="MS Gothic" w:hint="eastAsia"/>
              </w:rPr>
              <w:t>速率限制，避免被封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锁</w:t>
            </w:r>
            <w:proofErr w:type="spellEnd"/>
          </w:p>
        </w:tc>
      </w:tr>
      <w:tr w:rsidR="00BD3081" w:rsidRPr="00BD3081" w14:paraId="5D510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DDBD" w14:textId="77777777" w:rsidR="00BD3081" w:rsidRPr="00BD3081" w:rsidRDefault="00BD3081" w:rsidP="00BD3081">
            <w:proofErr w:type="spellStart"/>
            <w:r w:rsidRPr="00BD3081">
              <w:t>timeout_seconds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B8DEC" w14:textId="77777777" w:rsidR="00BD3081" w:rsidRPr="00BD3081" w:rsidRDefault="00BD3081" w:rsidP="00BD3081">
            <w:r w:rsidRPr="00BD3081">
              <w:t>INTEGER</w:t>
            </w:r>
          </w:p>
        </w:tc>
        <w:tc>
          <w:tcPr>
            <w:tcW w:w="0" w:type="auto"/>
            <w:vAlign w:val="center"/>
            <w:hideMark/>
          </w:tcPr>
          <w:p w14:paraId="60209716" w14:textId="77777777" w:rsidR="00BD3081" w:rsidRPr="00BD3081" w:rsidRDefault="00BD3081" w:rsidP="00BD3081">
            <w:r w:rsidRPr="00BD3081">
              <w:t xml:space="preserve">API </w:t>
            </w:r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连接超时</w:t>
            </w:r>
            <w:proofErr w:type="spellEnd"/>
          </w:p>
        </w:tc>
      </w:tr>
      <w:tr w:rsidR="00BD3081" w:rsidRPr="00BD3081" w14:paraId="68ED4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9F2F8" w14:textId="77777777" w:rsidR="00BD3081" w:rsidRPr="00BD3081" w:rsidRDefault="00BD3081" w:rsidP="00BD3081">
            <w:r w:rsidRPr="00BD3081">
              <w:t>config</w:t>
            </w:r>
          </w:p>
        </w:tc>
        <w:tc>
          <w:tcPr>
            <w:tcW w:w="0" w:type="auto"/>
            <w:vAlign w:val="center"/>
            <w:hideMark/>
          </w:tcPr>
          <w:p w14:paraId="496AB895" w14:textId="77777777" w:rsidR="00BD3081" w:rsidRPr="00BD3081" w:rsidRDefault="00BD3081" w:rsidP="00BD3081">
            <w:r w:rsidRPr="00BD3081">
              <w:t>JSON</w:t>
            </w:r>
          </w:p>
        </w:tc>
        <w:tc>
          <w:tcPr>
            <w:tcW w:w="0" w:type="auto"/>
            <w:vAlign w:val="center"/>
            <w:hideMark/>
          </w:tcPr>
          <w:p w14:paraId="1E381794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服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务商额外动态配置</w:t>
            </w:r>
            <w:proofErr w:type="spellEnd"/>
          </w:p>
        </w:tc>
      </w:tr>
      <w:tr w:rsidR="00BD3081" w:rsidRPr="00BD3081" w14:paraId="780DE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88E5" w14:textId="77777777" w:rsidR="00BD3081" w:rsidRPr="00BD3081" w:rsidRDefault="00BD3081" w:rsidP="00BD3081">
            <w:proofErr w:type="spellStart"/>
            <w:r w:rsidRPr="00BD308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4B918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671DA9F4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创建时间戳</w:t>
            </w:r>
            <w:proofErr w:type="spellEnd"/>
          </w:p>
        </w:tc>
      </w:tr>
      <w:tr w:rsidR="00BD3081" w:rsidRPr="00BD3081" w14:paraId="481DD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EBA7" w14:textId="77777777" w:rsidR="00BD3081" w:rsidRPr="00BD3081" w:rsidRDefault="00BD3081" w:rsidP="00BD3081">
            <w:proofErr w:type="spellStart"/>
            <w:r w:rsidRPr="00BD3081">
              <w:lastRenderedPageBreak/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03FF5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33726F20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更新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时间戳</w:t>
            </w:r>
            <w:proofErr w:type="spellEnd"/>
          </w:p>
        </w:tc>
      </w:tr>
    </w:tbl>
    <w:p w14:paraId="3D0BEA5B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表：</w:t>
      </w:r>
      <w:r w:rsidRPr="00BD3081">
        <w:t>delivery_zones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099"/>
        <w:gridCol w:w="3634"/>
      </w:tblGrid>
      <w:tr w:rsidR="00BD3081" w:rsidRPr="00BD3081" w14:paraId="353C8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A820C" w14:textId="77777777" w:rsidR="00BD3081" w:rsidRPr="00BD3081" w:rsidRDefault="00BD3081" w:rsidP="00BD3081">
            <w:r w:rsidRPr="00BD3081"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2CBC9CC" w14:textId="77777777" w:rsidR="00BD3081" w:rsidRPr="00BD3081" w:rsidRDefault="00BD3081" w:rsidP="00BD3081">
            <w:r w:rsidRPr="00BD3081">
              <w:t>Data Type</w:t>
            </w:r>
          </w:p>
        </w:tc>
        <w:tc>
          <w:tcPr>
            <w:tcW w:w="0" w:type="auto"/>
            <w:vAlign w:val="center"/>
            <w:hideMark/>
          </w:tcPr>
          <w:p w14:paraId="4F095CDE" w14:textId="77777777" w:rsidR="00BD3081" w:rsidRPr="00BD3081" w:rsidRDefault="00BD3081" w:rsidP="00BD3081">
            <w:r w:rsidRPr="00BD3081">
              <w:t>Description/Notes</w:t>
            </w:r>
          </w:p>
        </w:tc>
      </w:tr>
      <w:tr w:rsidR="00BD3081" w:rsidRPr="00BD3081" w14:paraId="2527E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C7F7" w14:textId="77777777" w:rsidR="00BD3081" w:rsidRPr="00BD3081" w:rsidRDefault="00BD3081" w:rsidP="00BD3081">
            <w:r w:rsidRPr="00BD3081">
              <w:t>id</w:t>
            </w:r>
          </w:p>
        </w:tc>
        <w:tc>
          <w:tcPr>
            <w:tcW w:w="0" w:type="auto"/>
            <w:vAlign w:val="center"/>
            <w:hideMark/>
          </w:tcPr>
          <w:p w14:paraId="49FF5201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62F9D331" w14:textId="77777777" w:rsidR="00BD3081" w:rsidRPr="00BD3081" w:rsidRDefault="00BD3081" w:rsidP="00BD3081">
            <w:r w:rsidRPr="00BD3081">
              <w:t>Primary Key</w:t>
            </w:r>
          </w:p>
        </w:tc>
      </w:tr>
      <w:tr w:rsidR="00BD3081" w:rsidRPr="00BD3081" w14:paraId="0261B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5696" w14:textId="77777777" w:rsidR="00BD3081" w:rsidRPr="00BD3081" w:rsidRDefault="00BD3081" w:rsidP="00BD3081">
            <w:proofErr w:type="spellStart"/>
            <w:r w:rsidRPr="00BD3081">
              <w:t>delivery_company_id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866F3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4A82436E" w14:textId="77777777" w:rsidR="00BD3081" w:rsidRPr="00BD3081" w:rsidRDefault="00BD3081" w:rsidP="00BD3081">
            <w:r w:rsidRPr="00BD3081">
              <w:t xml:space="preserve">Foreign Key to </w:t>
            </w:r>
            <w:proofErr w:type="spellStart"/>
            <w:r w:rsidRPr="00BD3081">
              <w:t>delivery_companies</w:t>
            </w:r>
            <w:proofErr w:type="spellEnd"/>
          </w:p>
        </w:tc>
      </w:tr>
      <w:tr w:rsidR="00BD3081" w:rsidRPr="00BD3081" w14:paraId="0FDE2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19DB" w14:textId="77777777" w:rsidR="00BD3081" w:rsidRPr="00BD3081" w:rsidRDefault="00BD3081" w:rsidP="00BD3081">
            <w:proofErr w:type="spellStart"/>
            <w:r w:rsidRPr="00BD3081">
              <w:t>zone_name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CDE73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735E9DF1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例如</w:t>
            </w:r>
            <w:proofErr w:type="spellEnd"/>
            <w:r w:rsidRPr="00BD3081">
              <w:t xml:space="preserve"> "Central", "North"</w:t>
            </w:r>
          </w:p>
        </w:tc>
      </w:tr>
      <w:tr w:rsidR="00BD3081" w:rsidRPr="00BD3081" w14:paraId="69A4C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B560" w14:textId="77777777" w:rsidR="00BD3081" w:rsidRPr="00BD3081" w:rsidRDefault="00BD3081" w:rsidP="00BD3081">
            <w:proofErr w:type="spellStart"/>
            <w:r w:rsidRPr="00BD3081">
              <w:t>postal_code_ranges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E0523" w14:textId="77777777" w:rsidR="00BD3081" w:rsidRPr="00BD3081" w:rsidRDefault="00BD3081" w:rsidP="00BD3081">
            <w:r w:rsidRPr="00BD3081">
              <w:t>JSON</w:t>
            </w:r>
          </w:p>
        </w:tc>
        <w:tc>
          <w:tcPr>
            <w:tcW w:w="0" w:type="auto"/>
            <w:vAlign w:val="center"/>
            <w:hideMark/>
          </w:tcPr>
          <w:p w14:paraId="1CA7BA5A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存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储该区域邮编范围</w:t>
            </w:r>
            <w:proofErr w:type="spellEnd"/>
          </w:p>
        </w:tc>
      </w:tr>
      <w:tr w:rsidR="00BD3081" w:rsidRPr="00BD3081" w14:paraId="55348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2C3F" w14:textId="77777777" w:rsidR="00BD3081" w:rsidRPr="00BD3081" w:rsidRDefault="00BD3081" w:rsidP="00BD3081">
            <w:proofErr w:type="spellStart"/>
            <w:r w:rsidRPr="00BD3081">
              <w:t>base_cost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85BA2" w14:textId="77777777" w:rsidR="00BD3081" w:rsidRPr="00BD3081" w:rsidRDefault="00BD3081" w:rsidP="00BD3081">
            <w:r w:rsidRPr="00BD3081">
              <w:t>DECIMAL</w:t>
            </w:r>
          </w:p>
        </w:tc>
        <w:tc>
          <w:tcPr>
            <w:tcW w:w="0" w:type="auto"/>
            <w:vAlign w:val="center"/>
            <w:hideMark/>
          </w:tcPr>
          <w:p w14:paraId="0D501B50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该区域基础运费</w:t>
            </w:r>
            <w:proofErr w:type="spellEnd"/>
          </w:p>
        </w:tc>
      </w:tr>
      <w:tr w:rsidR="00BD3081" w:rsidRPr="00BD3081" w14:paraId="02450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2996" w14:textId="77777777" w:rsidR="00BD3081" w:rsidRPr="00BD3081" w:rsidRDefault="00BD3081" w:rsidP="00BD3081">
            <w:proofErr w:type="spellStart"/>
            <w:r w:rsidRPr="00BD3081">
              <w:t>cost_per_kg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E3AE7" w14:textId="77777777" w:rsidR="00BD3081" w:rsidRPr="00BD3081" w:rsidRDefault="00BD3081" w:rsidP="00BD3081">
            <w:r w:rsidRPr="00BD3081">
              <w:t>DECIMAL</w:t>
            </w:r>
          </w:p>
        </w:tc>
        <w:tc>
          <w:tcPr>
            <w:tcW w:w="0" w:type="auto"/>
            <w:vAlign w:val="center"/>
            <w:hideMark/>
          </w:tcPr>
          <w:p w14:paraId="1DB6A0D6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每公斤附加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费用</w:t>
            </w:r>
            <w:proofErr w:type="spellEnd"/>
          </w:p>
        </w:tc>
      </w:tr>
      <w:tr w:rsidR="00BD3081" w:rsidRPr="00BD3081" w14:paraId="6EDAE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5685" w14:textId="77777777" w:rsidR="00BD3081" w:rsidRPr="00BD3081" w:rsidRDefault="00BD3081" w:rsidP="00BD3081">
            <w:proofErr w:type="spellStart"/>
            <w:r w:rsidRPr="00BD3081">
              <w:t>cost_per_km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3FAD9" w14:textId="77777777" w:rsidR="00BD3081" w:rsidRPr="00BD3081" w:rsidRDefault="00BD3081" w:rsidP="00BD3081">
            <w:r w:rsidRPr="00BD3081">
              <w:t>DECIMAL</w:t>
            </w:r>
          </w:p>
        </w:tc>
        <w:tc>
          <w:tcPr>
            <w:tcW w:w="0" w:type="auto"/>
            <w:vAlign w:val="center"/>
            <w:hideMark/>
          </w:tcPr>
          <w:p w14:paraId="168B08BD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每公里附加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费用</w:t>
            </w:r>
            <w:proofErr w:type="spellEnd"/>
          </w:p>
        </w:tc>
      </w:tr>
      <w:tr w:rsidR="00BD3081" w:rsidRPr="00BD3081" w14:paraId="77F50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64832" w14:textId="77777777" w:rsidR="00BD3081" w:rsidRPr="00BD3081" w:rsidRDefault="00BD3081" w:rsidP="00BD3081">
            <w:proofErr w:type="spellStart"/>
            <w:r w:rsidRPr="00BD3081">
              <w:t>estimated_days_min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C92E2" w14:textId="77777777" w:rsidR="00BD3081" w:rsidRPr="00BD3081" w:rsidRDefault="00BD3081" w:rsidP="00BD3081">
            <w:r w:rsidRPr="00BD3081">
              <w:t>INTEGER</w:t>
            </w:r>
          </w:p>
        </w:tc>
        <w:tc>
          <w:tcPr>
            <w:tcW w:w="0" w:type="auto"/>
            <w:vAlign w:val="center"/>
            <w:hideMark/>
          </w:tcPr>
          <w:p w14:paraId="472BD772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预计最短送达天数</w:t>
            </w:r>
            <w:proofErr w:type="spellEnd"/>
          </w:p>
        </w:tc>
      </w:tr>
      <w:tr w:rsidR="00BD3081" w:rsidRPr="00BD3081" w14:paraId="10BE7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76B8" w14:textId="77777777" w:rsidR="00BD3081" w:rsidRPr="00BD3081" w:rsidRDefault="00BD3081" w:rsidP="00BD3081">
            <w:proofErr w:type="spellStart"/>
            <w:r w:rsidRPr="00BD3081">
              <w:t>estimated_days_max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D3780" w14:textId="77777777" w:rsidR="00BD3081" w:rsidRPr="00BD3081" w:rsidRDefault="00BD3081" w:rsidP="00BD3081">
            <w:r w:rsidRPr="00BD3081">
              <w:t>INTEGER</w:t>
            </w:r>
          </w:p>
        </w:tc>
        <w:tc>
          <w:tcPr>
            <w:tcW w:w="0" w:type="auto"/>
            <w:vAlign w:val="center"/>
            <w:hideMark/>
          </w:tcPr>
          <w:p w14:paraId="13070E5B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预计最长送达天数</w:t>
            </w:r>
            <w:proofErr w:type="spellEnd"/>
          </w:p>
        </w:tc>
      </w:tr>
      <w:tr w:rsidR="00BD3081" w:rsidRPr="00BD3081" w14:paraId="102B3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351B" w14:textId="77777777" w:rsidR="00BD3081" w:rsidRPr="00BD3081" w:rsidRDefault="00BD3081" w:rsidP="00BD3081">
            <w:proofErr w:type="spellStart"/>
            <w:r w:rsidRPr="00BD308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3521B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821B50C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创建时间戳</w:t>
            </w:r>
            <w:proofErr w:type="spellEnd"/>
          </w:p>
        </w:tc>
      </w:tr>
      <w:tr w:rsidR="00BD3081" w:rsidRPr="00BD3081" w14:paraId="07204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CC56" w14:textId="77777777" w:rsidR="00BD3081" w:rsidRPr="00BD3081" w:rsidRDefault="00BD3081" w:rsidP="00BD3081">
            <w:proofErr w:type="spellStart"/>
            <w:r w:rsidRPr="00BD308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7E871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67D11CB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更新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时间戳</w:t>
            </w:r>
            <w:proofErr w:type="spellEnd"/>
          </w:p>
        </w:tc>
      </w:tr>
    </w:tbl>
    <w:p w14:paraId="7CE81A93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表：</w:t>
      </w:r>
      <w:r w:rsidRPr="00BD3081">
        <w:t>delivery_options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120"/>
        <w:gridCol w:w="3634"/>
      </w:tblGrid>
      <w:tr w:rsidR="00BD3081" w:rsidRPr="00BD3081" w14:paraId="2732D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0727C" w14:textId="77777777" w:rsidR="00BD3081" w:rsidRPr="00BD3081" w:rsidRDefault="00BD3081" w:rsidP="00BD3081">
            <w:r w:rsidRPr="00BD3081"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C44ED43" w14:textId="77777777" w:rsidR="00BD3081" w:rsidRPr="00BD3081" w:rsidRDefault="00BD3081" w:rsidP="00BD3081">
            <w:r w:rsidRPr="00BD3081">
              <w:t>Data Type</w:t>
            </w:r>
          </w:p>
        </w:tc>
        <w:tc>
          <w:tcPr>
            <w:tcW w:w="0" w:type="auto"/>
            <w:vAlign w:val="center"/>
            <w:hideMark/>
          </w:tcPr>
          <w:p w14:paraId="7B4F2B08" w14:textId="77777777" w:rsidR="00BD3081" w:rsidRPr="00BD3081" w:rsidRDefault="00BD3081" w:rsidP="00BD3081">
            <w:r w:rsidRPr="00BD3081">
              <w:t>Description/Notes</w:t>
            </w:r>
          </w:p>
        </w:tc>
      </w:tr>
      <w:tr w:rsidR="00BD3081" w:rsidRPr="00BD3081" w14:paraId="6913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5105" w14:textId="77777777" w:rsidR="00BD3081" w:rsidRPr="00BD3081" w:rsidRDefault="00BD3081" w:rsidP="00BD3081">
            <w:r w:rsidRPr="00BD3081">
              <w:t>id</w:t>
            </w:r>
          </w:p>
        </w:tc>
        <w:tc>
          <w:tcPr>
            <w:tcW w:w="0" w:type="auto"/>
            <w:vAlign w:val="center"/>
            <w:hideMark/>
          </w:tcPr>
          <w:p w14:paraId="1A27235B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6A841B2B" w14:textId="77777777" w:rsidR="00BD3081" w:rsidRPr="00BD3081" w:rsidRDefault="00BD3081" w:rsidP="00BD3081">
            <w:r w:rsidRPr="00BD3081">
              <w:t>Primary Key</w:t>
            </w:r>
          </w:p>
        </w:tc>
      </w:tr>
      <w:tr w:rsidR="00BD3081" w:rsidRPr="00BD3081" w14:paraId="685EA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9A8B" w14:textId="77777777" w:rsidR="00BD3081" w:rsidRPr="00BD3081" w:rsidRDefault="00BD3081" w:rsidP="00BD3081">
            <w:proofErr w:type="spellStart"/>
            <w:r w:rsidRPr="00BD3081">
              <w:t>delivery_company_id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08C2F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3B8E97B4" w14:textId="77777777" w:rsidR="00BD3081" w:rsidRPr="00BD3081" w:rsidRDefault="00BD3081" w:rsidP="00BD3081">
            <w:r w:rsidRPr="00BD3081">
              <w:t xml:space="preserve">Foreign Key to </w:t>
            </w:r>
            <w:proofErr w:type="spellStart"/>
            <w:r w:rsidRPr="00BD3081">
              <w:t>delivery_companies</w:t>
            </w:r>
            <w:proofErr w:type="spellEnd"/>
          </w:p>
        </w:tc>
      </w:tr>
      <w:tr w:rsidR="00BD3081" w:rsidRPr="00BD3081" w14:paraId="4C249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5234" w14:textId="77777777" w:rsidR="00BD3081" w:rsidRPr="00BD3081" w:rsidRDefault="00BD3081" w:rsidP="00BD3081">
            <w:proofErr w:type="spellStart"/>
            <w:r w:rsidRPr="00BD3081">
              <w:lastRenderedPageBreak/>
              <w:t>option_name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F4CDC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5C44880F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例如</w:t>
            </w:r>
            <w:proofErr w:type="spellEnd"/>
            <w:r w:rsidRPr="00BD3081">
              <w:t xml:space="preserve"> "Standard", "Express"</w:t>
            </w:r>
          </w:p>
        </w:tc>
      </w:tr>
      <w:tr w:rsidR="00BD3081" w:rsidRPr="00BD3081" w14:paraId="78523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A158" w14:textId="77777777" w:rsidR="00BD3081" w:rsidRPr="00BD3081" w:rsidRDefault="00BD3081" w:rsidP="00BD3081">
            <w:proofErr w:type="spellStart"/>
            <w:r w:rsidRPr="00BD3081">
              <w:t>option_code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B835D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7B5B4AD1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例如</w:t>
            </w:r>
            <w:proofErr w:type="spellEnd"/>
            <w:r w:rsidRPr="00BD3081">
              <w:t xml:space="preserve"> "standard", "express"</w:t>
            </w:r>
          </w:p>
        </w:tc>
      </w:tr>
      <w:tr w:rsidR="00BD3081" w:rsidRPr="00BD3081" w14:paraId="1DFE9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2C65" w14:textId="77777777" w:rsidR="00BD3081" w:rsidRPr="00BD3081" w:rsidRDefault="00BD3081" w:rsidP="00BD3081">
            <w:proofErr w:type="spellStart"/>
            <w:r w:rsidRPr="00BD3081">
              <w:t>estimated_hours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6D3AB" w14:textId="77777777" w:rsidR="00BD3081" w:rsidRPr="00BD3081" w:rsidRDefault="00BD3081" w:rsidP="00BD3081">
            <w:r w:rsidRPr="00BD3081">
              <w:t>INTEGER</w:t>
            </w:r>
          </w:p>
        </w:tc>
        <w:tc>
          <w:tcPr>
            <w:tcW w:w="0" w:type="auto"/>
            <w:vAlign w:val="center"/>
            <w:hideMark/>
          </w:tcPr>
          <w:p w14:paraId="63430AB4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该选项预计配送小时数</w:t>
            </w:r>
            <w:proofErr w:type="spellEnd"/>
          </w:p>
        </w:tc>
      </w:tr>
      <w:tr w:rsidR="00BD3081" w:rsidRPr="00BD3081" w14:paraId="6D46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327F" w14:textId="77777777" w:rsidR="00BD3081" w:rsidRPr="00BD3081" w:rsidRDefault="00BD3081" w:rsidP="00BD3081">
            <w:proofErr w:type="spellStart"/>
            <w:r w:rsidRPr="00BD3081">
              <w:t>base_cost_multiplier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60430" w14:textId="77777777" w:rsidR="00BD3081" w:rsidRPr="00BD3081" w:rsidRDefault="00BD3081" w:rsidP="00BD3081">
            <w:r w:rsidRPr="00BD3081">
              <w:t>DECIMAL</w:t>
            </w:r>
          </w:p>
        </w:tc>
        <w:tc>
          <w:tcPr>
            <w:tcW w:w="0" w:type="auto"/>
            <w:vAlign w:val="center"/>
            <w:hideMark/>
          </w:tcPr>
          <w:p w14:paraId="258B54F2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应用于区域基础运费的倍率</w:t>
            </w:r>
            <w:proofErr w:type="spellEnd"/>
          </w:p>
        </w:tc>
      </w:tr>
      <w:tr w:rsidR="00BD3081" w:rsidRPr="00BD3081" w14:paraId="50894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3265" w14:textId="77777777" w:rsidR="00BD3081" w:rsidRPr="00BD3081" w:rsidRDefault="00BD3081" w:rsidP="00BD3081">
            <w:proofErr w:type="spellStart"/>
            <w:r w:rsidRPr="00BD3081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E2D6E" w14:textId="77777777" w:rsidR="00BD3081" w:rsidRPr="00BD3081" w:rsidRDefault="00BD3081" w:rsidP="00BD3081">
            <w:r w:rsidRPr="00BD3081">
              <w:t>BOOLEAN</w:t>
            </w:r>
          </w:p>
        </w:tc>
        <w:tc>
          <w:tcPr>
            <w:tcW w:w="0" w:type="auto"/>
            <w:vAlign w:val="center"/>
            <w:hideMark/>
          </w:tcPr>
          <w:p w14:paraId="7AD1752D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控制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该选项是否可用</w:t>
            </w:r>
            <w:proofErr w:type="spellEnd"/>
          </w:p>
        </w:tc>
      </w:tr>
      <w:tr w:rsidR="00BD3081" w:rsidRPr="00BD3081" w14:paraId="6E34E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1A86" w14:textId="77777777" w:rsidR="00BD3081" w:rsidRPr="00BD3081" w:rsidRDefault="00BD3081" w:rsidP="00BD3081">
            <w:proofErr w:type="spellStart"/>
            <w:r w:rsidRPr="00BD308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D6DA1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1673A95C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创建时间戳</w:t>
            </w:r>
            <w:proofErr w:type="spellEnd"/>
          </w:p>
        </w:tc>
      </w:tr>
      <w:tr w:rsidR="00BD3081" w:rsidRPr="00BD3081" w14:paraId="115F2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D9AE" w14:textId="77777777" w:rsidR="00BD3081" w:rsidRPr="00BD3081" w:rsidRDefault="00BD3081" w:rsidP="00BD3081">
            <w:proofErr w:type="spellStart"/>
            <w:r w:rsidRPr="00BD308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8D7EE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63098B6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更新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时间戳</w:t>
            </w:r>
            <w:proofErr w:type="spellEnd"/>
          </w:p>
        </w:tc>
      </w:tr>
    </w:tbl>
    <w:p w14:paraId="0ADC12F5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表：</w:t>
      </w:r>
      <w:r w:rsidRPr="00BD3081">
        <w:t>order_deliveries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099"/>
        <w:gridCol w:w="5653"/>
      </w:tblGrid>
      <w:tr w:rsidR="00BD3081" w:rsidRPr="00BD3081" w14:paraId="17E01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FEE43" w14:textId="77777777" w:rsidR="00BD3081" w:rsidRPr="00BD3081" w:rsidRDefault="00BD3081" w:rsidP="00BD3081">
            <w:r w:rsidRPr="00BD3081"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EF44F17" w14:textId="77777777" w:rsidR="00BD3081" w:rsidRPr="00BD3081" w:rsidRDefault="00BD3081" w:rsidP="00BD3081">
            <w:r w:rsidRPr="00BD3081">
              <w:t>Data Type</w:t>
            </w:r>
          </w:p>
        </w:tc>
        <w:tc>
          <w:tcPr>
            <w:tcW w:w="0" w:type="auto"/>
            <w:vAlign w:val="center"/>
            <w:hideMark/>
          </w:tcPr>
          <w:p w14:paraId="3D8AFB86" w14:textId="77777777" w:rsidR="00BD3081" w:rsidRPr="00BD3081" w:rsidRDefault="00BD3081" w:rsidP="00BD3081">
            <w:r w:rsidRPr="00BD3081">
              <w:t>Description/Notes</w:t>
            </w:r>
          </w:p>
        </w:tc>
      </w:tr>
      <w:tr w:rsidR="00BD3081" w:rsidRPr="00BD3081" w14:paraId="34DC1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907E" w14:textId="77777777" w:rsidR="00BD3081" w:rsidRPr="00BD3081" w:rsidRDefault="00BD3081" w:rsidP="00BD3081">
            <w:r w:rsidRPr="00BD3081">
              <w:t>id</w:t>
            </w:r>
          </w:p>
        </w:tc>
        <w:tc>
          <w:tcPr>
            <w:tcW w:w="0" w:type="auto"/>
            <w:vAlign w:val="center"/>
            <w:hideMark/>
          </w:tcPr>
          <w:p w14:paraId="2DDDEDA5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35F28B70" w14:textId="77777777" w:rsidR="00BD3081" w:rsidRPr="00BD3081" w:rsidRDefault="00BD3081" w:rsidP="00BD3081">
            <w:r w:rsidRPr="00BD3081">
              <w:t>Primary Key</w:t>
            </w:r>
          </w:p>
        </w:tc>
      </w:tr>
      <w:tr w:rsidR="00BD3081" w:rsidRPr="00BD3081" w14:paraId="64195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CC8F" w14:textId="77777777" w:rsidR="00BD3081" w:rsidRPr="00BD3081" w:rsidRDefault="00BD3081" w:rsidP="00BD3081">
            <w:proofErr w:type="spellStart"/>
            <w:r w:rsidRPr="00BD3081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77147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066176DB" w14:textId="77777777" w:rsidR="00BD3081" w:rsidRPr="00BD3081" w:rsidRDefault="00BD3081" w:rsidP="00BD3081">
            <w:r w:rsidRPr="00BD3081">
              <w:t>Foreign Key to parent orders table</w:t>
            </w:r>
          </w:p>
        </w:tc>
      </w:tr>
      <w:tr w:rsidR="00BD3081" w:rsidRPr="00BD3081" w14:paraId="1A1F4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CCEF" w14:textId="77777777" w:rsidR="00BD3081" w:rsidRPr="00BD3081" w:rsidRDefault="00BD3081" w:rsidP="00BD3081">
            <w:proofErr w:type="spellStart"/>
            <w:r w:rsidRPr="00BD3081">
              <w:t>merchant_company_id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6CB3C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141F918B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负责该货件履约的商户公司</w:t>
            </w:r>
            <w:proofErr w:type="spellEnd"/>
          </w:p>
        </w:tc>
      </w:tr>
      <w:tr w:rsidR="00BD3081" w:rsidRPr="00BD3081" w14:paraId="3BDA5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094A" w14:textId="77777777" w:rsidR="00BD3081" w:rsidRPr="00BD3081" w:rsidRDefault="00BD3081" w:rsidP="00BD3081">
            <w:proofErr w:type="spellStart"/>
            <w:r w:rsidRPr="00BD3081">
              <w:t>delivery_company_id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E36FF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6EE0A9AE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使用的物流服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务商</w:t>
            </w:r>
            <w:proofErr w:type="spellEnd"/>
          </w:p>
        </w:tc>
      </w:tr>
      <w:tr w:rsidR="00BD3081" w:rsidRPr="00BD3081" w14:paraId="0172F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23CF" w14:textId="77777777" w:rsidR="00BD3081" w:rsidRPr="00BD3081" w:rsidRDefault="00BD3081" w:rsidP="00BD3081">
            <w:proofErr w:type="spellStart"/>
            <w:r w:rsidRPr="00BD3081">
              <w:t>delivery_option_id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FA6BF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3C8CD277" w14:textId="77777777" w:rsidR="00BD3081" w:rsidRPr="00BD3081" w:rsidRDefault="00BD3081" w:rsidP="00BD3081">
            <w:r w:rsidRPr="00BD3081">
              <w:t xml:space="preserve">Foreign key to </w:t>
            </w:r>
            <w:proofErr w:type="spellStart"/>
            <w:r w:rsidRPr="00BD3081">
              <w:t>delivery_options</w:t>
            </w:r>
            <w:proofErr w:type="spellEnd"/>
          </w:p>
        </w:tc>
      </w:tr>
      <w:tr w:rsidR="00BD3081" w:rsidRPr="00BD3081" w14:paraId="5F0F6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D703" w14:textId="77777777" w:rsidR="00BD3081" w:rsidRPr="00BD3081" w:rsidRDefault="00BD3081" w:rsidP="00BD3081">
            <w:proofErr w:type="spellStart"/>
            <w:r w:rsidRPr="00BD3081">
              <w:t>tracking_number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76E26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09E987E7" w14:textId="77777777" w:rsidR="00BD3081" w:rsidRPr="00BD3081" w:rsidRDefault="00BD3081" w:rsidP="00BD3081">
            <w:r w:rsidRPr="00BD3081">
              <w:t xml:space="preserve">API </w:t>
            </w:r>
            <w:proofErr w:type="spellStart"/>
            <w:r w:rsidRPr="00BD3081">
              <w:rPr>
                <w:rFonts w:ascii="MS Gothic" w:eastAsia="MS Gothic" w:hAnsi="MS Gothic" w:cs="MS Gothic" w:hint="eastAsia"/>
              </w:rPr>
              <w:t>返回的运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单号</w:t>
            </w:r>
            <w:proofErr w:type="spellEnd"/>
          </w:p>
        </w:tc>
      </w:tr>
      <w:tr w:rsidR="00BD3081" w:rsidRPr="00BD3081" w14:paraId="29952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223A" w14:textId="77777777" w:rsidR="00BD3081" w:rsidRPr="00BD3081" w:rsidRDefault="00BD3081" w:rsidP="00BD3081">
            <w:proofErr w:type="spellStart"/>
            <w:r w:rsidRPr="00BD3081">
              <w:t>shipping_cost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C09B4" w14:textId="77777777" w:rsidR="00BD3081" w:rsidRPr="00BD3081" w:rsidRDefault="00BD3081" w:rsidP="00BD3081">
            <w:r w:rsidRPr="00BD3081">
              <w:t>DECIMAL</w:t>
            </w:r>
          </w:p>
        </w:tc>
        <w:tc>
          <w:tcPr>
            <w:tcW w:w="0" w:type="auto"/>
            <w:vAlign w:val="center"/>
            <w:hideMark/>
          </w:tcPr>
          <w:p w14:paraId="155CF0F8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该货件最终运费</w:t>
            </w:r>
            <w:proofErr w:type="spellEnd"/>
          </w:p>
        </w:tc>
      </w:tr>
      <w:tr w:rsidR="00BD3081" w:rsidRPr="00BD3081" w14:paraId="441FC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637D" w14:textId="77777777" w:rsidR="00BD3081" w:rsidRPr="00BD3081" w:rsidRDefault="00BD3081" w:rsidP="00BD3081">
            <w:proofErr w:type="spellStart"/>
            <w:r w:rsidRPr="00BD3081">
              <w:t>delivery_address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9A280" w14:textId="77777777" w:rsidR="00BD3081" w:rsidRPr="00BD3081" w:rsidRDefault="00BD3081" w:rsidP="00BD3081">
            <w:r w:rsidRPr="00BD3081">
              <w:t>TEXT</w:t>
            </w:r>
          </w:p>
        </w:tc>
        <w:tc>
          <w:tcPr>
            <w:tcW w:w="0" w:type="auto"/>
            <w:vAlign w:val="center"/>
            <w:hideMark/>
          </w:tcPr>
          <w:p w14:paraId="21BBFE84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完整收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货地址</w:t>
            </w:r>
            <w:proofErr w:type="spellEnd"/>
          </w:p>
        </w:tc>
      </w:tr>
      <w:tr w:rsidR="00BD3081" w:rsidRPr="00BD3081" w14:paraId="5D797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E4F2" w14:textId="77777777" w:rsidR="00BD3081" w:rsidRPr="00BD3081" w:rsidRDefault="00BD3081" w:rsidP="00BD3081">
            <w:proofErr w:type="spellStart"/>
            <w:r w:rsidRPr="00BD3081">
              <w:t>delivery_contact_name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DD56E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20B1BBAC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收件人姓名</w:t>
            </w:r>
            <w:proofErr w:type="spellEnd"/>
          </w:p>
        </w:tc>
      </w:tr>
      <w:tr w:rsidR="00BD3081" w:rsidRPr="00BD3081" w14:paraId="526DB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4FBA" w14:textId="77777777" w:rsidR="00BD3081" w:rsidRPr="00BD3081" w:rsidRDefault="00BD3081" w:rsidP="00BD3081">
            <w:proofErr w:type="spellStart"/>
            <w:r w:rsidRPr="00BD3081">
              <w:lastRenderedPageBreak/>
              <w:t>delivery_contact_phone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D52C8" w14:textId="77777777" w:rsidR="00BD3081" w:rsidRPr="00BD3081" w:rsidRDefault="00BD3081" w:rsidP="00BD3081">
            <w:r w:rsidRPr="00BD3081">
              <w:t>VARCHAR</w:t>
            </w:r>
          </w:p>
        </w:tc>
        <w:tc>
          <w:tcPr>
            <w:tcW w:w="0" w:type="auto"/>
            <w:vAlign w:val="center"/>
            <w:hideMark/>
          </w:tcPr>
          <w:p w14:paraId="78EDB60B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收件人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电话</w:t>
            </w:r>
            <w:proofErr w:type="spellEnd"/>
          </w:p>
        </w:tc>
      </w:tr>
      <w:tr w:rsidR="00BD3081" w:rsidRPr="00BD3081" w14:paraId="6118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3C61" w14:textId="77777777" w:rsidR="00BD3081" w:rsidRPr="00BD3081" w:rsidRDefault="00BD3081" w:rsidP="00BD3081">
            <w:r w:rsidRPr="00BD3081">
              <w:t>status</w:t>
            </w:r>
          </w:p>
        </w:tc>
        <w:tc>
          <w:tcPr>
            <w:tcW w:w="0" w:type="auto"/>
            <w:vAlign w:val="center"/>
            <w:hideMark/>
          </w:tcPr>
          <w:p w14:paraId="2A6B3719" w14:textId="77777777" w:rsidR="00BD3081" w:rsidRPr="00BD3081" w:rsidRDefault="00BD3081" w:rsidP="00BD3081">
            <w:r w:rsidRPr="00BD3081">
              <w:t>ENUM</w:t>
            </w:r>
          </w:p>
        </w:tc>
        <w:tc>
          <w:tcPr>
            <w:tcW w:w="0" w:type="auto"/>
            <w:vAlign w:val="center"/>
            <w:hideMark/>
          </w:tcPr>
          <w:p w14:paraId="6E2D7619" w14:textId="77777777" w:rsidR="00BD3081" w:rsidRPr="00BD3081" w:rsidRDefault="00BD3081" w:rsidP="00BD3081">
            <w:r w:rsidRPr="00BD3081">
              <w:t xml:space="preserve">pending, booked, </w:t>
            </w:r>
            <w:proofErr w:type="spellStart"/>
            <w:r w:rsidRPr="00BD3081">
              <w:t>picked_up</w:t>
            </w:r>
            <w:proofErr w:type="spellEnd"/>
            <w:r w:rsidRPr="00BD3081">
              <w:t xml:space="preserve">, </w:t>
            </w:r>
            <w:proofErr w:type="spellStart"/>
            <w:r w:rsidRPr="00BD3081">
              <w:t>in_transit</w:t>
            </w:r>
            <w:proofErr w:type="spellEnd"/>
            <w:r w:rsidRPr="00BD3081">
              <w:t>, delivered, failed</w:t>
            </w:r>
          </w:p>
        </w:tc>
      </w:tr>
      <w:tr w:rsidR="00BD3081" w:rsidRPr="00BD3081" w14:paraId="3D9B3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4CB1" w14:textId="77777777" w:rsidR="00BD3081" w:rsidRPr="00BD3081" w:rsidRDefault="00BD3081" w:rsidP="00BD3081">
            <w:proofErr w:type="spellStart"/>
            <w:r w:rsidRPr="00BD3081">
              <w:t>estimated_delivery_date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0CE81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2F7F3183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服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务商返回的预计送达时间</w:t>
            </w:r>
            <w:proofErr w:type="spellEnd"/>
          </w:p>
        </w:tc>
      </w:tr>
      <w:tr w:rsidR="00BD3081" w:rsidRPr="00BD3081" w14:paraId="2940A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5CB1" w14:textId="77777777" w:rsidR="00BD3081" w:rsidRPr="00BD3081" w:rsidRDefault="00BD3081" w:rsidP="00BD3081">
            <w:proofErr w:type="spellStart"/>
            <w:r w:rsidRPr="00BD3081">
              <w:t>actual_delivery_date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AB642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516EF883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实际送达时间</w:t>
            </w:r>
            <w:proofErr w:type="spellEnd"/>
          </w:p>
        </w:tc>
      </w:tr>
      <w:tr w:rsidR="00BD3081" w:rsidRPr="00BD3081" w14:paraId="01B8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9CD7" w14:textId="77777777" w:rsidR="00BD3081" w:rsidRPr="00BD3081" w:rsidRDefault="00BD3081" w:rsidP="00BD3081">
            <w:proofErr w:type="spellStart"/>
            <w:r w:rsidRPr="00BD3081">
              <w:t>api_response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EA01F" w14:textId="77777777" w:rsidR="00BD3081" w:rsidRPr="00BD3081" w:rsidRDefault="00BD3081" w:rsidP="00BD3081">
            <w:r w:rsidRPr="00BD3081">
              <w:t>JSON</w:t>
            </w:r>
          </w:p>
        </w:tc>
        <w:tc>
          <w:tcPr>
            <w:tcW w:w="0" w:type="auto"/>
            <w:vAlign w:val="center"/>
            <w:hideMark/>
          </w:tcPr>
          <w:p w14:paraId="2221B20F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存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储初次下单</w:t>
            </w:r>
            <w:proofErr w:type="spellEnd"/>
            <w:r w:rsidRPr="00BD3081">
              <w:t>/</w:t>
            </w:r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预约的</w:t>
            </w:r>
            <w:proofErr w:type="spellEnd"/>
            <w:r w:rsidRPr="00BD3081">
              <w:t xml:space="preserve"> API </w:t>
            </w:r>
            <w:proofErr w:type="spellStart"/>
            <w:r w:rsidRPr="00BD3081">
              <w:rPr>
                <w:rFonts w:ascii="MS Gothic" w:eastAsia="MS Gothic" w:hAnsi="MS Gothic" w:cs="MS Gothic" w:hint="eastAsia"/>
              </w:rPr>
              <w:t>响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应</w:t>
            </w:r>
            <w:proofErr w:type="spellEnd"/>
          </w:p>
        </w:tc>
      </w:tr>
      <w:tr w:rsidR="00BD3081" w:rsidRPr="00BD3081" w14:paraId="7581E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50A1" w14:textId="77777777" w:rsidR="00BD3081" w:rsidRPr="00BD3081" w:rsidRDefault="00BD3081" w:rsidP="00BD3081">
            <w:proofErr w:type="spellStart"/>
            <w:r w:rsidRPr="00BD3081">
              <w:t>webhook_data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AEA69" w14:textId="77777777" w:rsidR="00BD3081" w:rsidRPr="00BD3081" w:rsidRDefault="00BD3081" w:rsidP="00BD3081">
            <w:r w:rsidRPr="00BD3081">
              <w:t>JSON</w:t>
            </w:r>
          </w:p>
        </w:tc>
        <w:tc>
          <w:tcPr>
            <w:tcW w:w="0" w:type="auto"/>
            <w:vAlign w:val="center"/>
            <w:hideMark/>
          </w:tcPr>
          <w:p w14:paraId="71FF9848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存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储</w:t>
            </w:r>
            <w:proofErr w:type="spellEnd"/>
            <w:r w:rsidRPr="00BD3081">
              <w:t xml:space="preserve"> webhook </w:t>
            </w:r>
            <w:proofErr w:type="spellStart"/>
            <w:r w:rsidRPr="00BD3081">
              <w:rPr>
                <w:rFonts w:ascii="MS Gothic" w:eastAsia="MS Gothic" w:hAnsi="MS Gothic" w:cs="MS Gothic" w:hint="eastAsia"/>
              </w:rPr>
              <w:t>推送的更新</w:t>
            </w:r>
            <w:proofErr w:type="spellEnd"/>
          </w:p>
        </w:tc>
      </w:tr>
      <w:tr w:rsidR="00BD3081" w:rsidRPr="00BD3081" w14:paraId="7A58C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9573" w14:textId="77777777" w:rsidR="00BD3081" w:rsidRPr="00BD3081" w:rsidRDefault="00BD3081" w:rsidP="00BD3081">
            <w:proofErr w:type="spellStart"/>
            <w:r w:rsidRPr="00BD308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31426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1CB8D890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创建时间戳</w:t>
            </w:r>
            <w:proofErr w:type="spellEnd"/>
          </w:p>
        </w:tc>
      </w:tr>
      <w:tr w:rsidR="00BD3081" w:rsidRPr="00BD3081" w14:paraId="5BA07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9F6A" w14:textId="77777777" w:rsidR="00BD3081" w:rsidRPr="00BD3081" w:rsidRDefault="00BD3081" w:rsidP="00BD3081">
            <w:proofErr w:type="spellStart"/>
            <w:r w:rsidRPr="00BD308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A79F4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42A55451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更新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时间戳</w:t>
            </w:r>
            <w:proofErr w:type="spellEnd"/>
          </w:p>
        </w:tc>
      </w:tr>
    </w:tbl>
    <w:p w14:paraId="35F3B1BD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表：</w:t>
      </w:r>
      <w:r w:rsidRPr="00BD3081">
        <w:t>product_pricing_settings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1120"/>
        <w:gridCol w:w="4160"/>
      </w:tblGrid>
      <w:tr w:rsidR="00BD3081" w:rsidRPr="00BD3081" w14:paraId="07607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682CA" w14:textId="77777777" w:rsidR="00BD3081" w:rsidRPr="00BD3081" w:rsidRDefault="00BD3081" w:rsidP="00BD3081">
            <w:r w:rsidRPr="00BD3081"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C046522" w14:textId="77777777" w:rsidR="00BD3081" w:rsidRPr="00BD3081" w:rsidRDefault="00BD3081" w:rsidP="00BD3081">
            <w:r w:rsidRPr="00BD3081"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A8BCD0" w14:textId="77777777" w:rsidR="00BD3081" w:rsidRPr="00BD3081" w:rsidRDefault="00BD3081" w:rsidP="00BD3081">
            <w:r w:rsidRPr="00BD3081">
              <w:t>Description/Notes</w:t>
            </w:r>
          </w:p>
        </w:tc>
      </w:tr>
      <w:tr w:rsidR="00BD3081" w:rsidRPr="00BD3081" w14:paraId="032B8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31E7" w14:textId="77777777" w:rsidR="00BD3081" w:rsidRPr="00BD3081" w:rsidRDefault="00BD3081" w:rsidP="00BD3081">
            <w:r w:rsidRPr="00BD3081">
              <w:t>id</w:t>
            </w:r>
          </w:p>
        </w:tc>
        <w:tc>
          <w:tcPr>
            <w:tcW w:w="0" w:type="auto"/>
            <w:vAlign w:val="center"/>
            <w:hideMark/>
          </w:tcPr>
          <w:p w14:paraId="379622AA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15BCB2FF" w14:textId="77777777" w:rsidR="00BD3081" w:rsidRPr="00BD3081" w:rsidRDefault="00BD3081" w:rsidP="00BD3081">
            <w:r w:rsidRPr="00BD3081">
              <w:t>Primary Key</w:t>
            </w:r>
          </w:p>
        </w:tc>
      </w:tr>
      <w:tr w:rsidR="00BD3081" w:rsidRPr="00BD3081" w14:paraId="43B85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9722" w14:textId="77777777" w:rsidR="00BD3081" w:rsidRPr="00BD3081" w:rsidRDefault="00BD3081" w:rsidP="00BD3081">
            <w:proofErr w:type="spellStart"/>
            <w:r w:rsidRPr="00BD3081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DB630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7E13412D" w14:textId="77777777" w:rsidR="00BD3081" w:rsidRPr="00BD3081" w:rsidRDefault="00BD3081" w:rsidP="00BD3081">
            <w:r w:rsidRPr="00BD3081">
              <w:t xml:space="preserve">Foreign Key to </w:t>
            </w:r>
            <w:proofErr w:type="spellStart"/>
            <w:r w:rsidRPr="00BD3081">
              <w:t>products</w:t>
            </w:r>
            <w:r w:rsidRPr="00BD3081">
              <w:rPr>
                <w:rFonts w:ascii="MS Gothic" w:eastAsia="MS Gothic" w:hAnsi="MS Gothic" w:cs="MS Gothic" w:hint="eastAsia"/>
              </w:rPr>
              <w:t>，必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须唯一</w:t>
            </w:r>
            <w:proofErr w:type="spellEnd"/>
          </w:p>
        </w:tc>
      </w:tr>
      <w:tr w:rsidR="00BD3081" w:rsidRPr="00BD3081" w14:paraId="7764F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53D2" w14:textId="77777777" w:rsidR="00BD3081" w:rsidRPr="00BD3081" w:rsidRDefault="00BD3081" w:rsidP="00BD3081">
            <w:proofErr w:type="spellStart"/>
            <w:r w:rsidRPr="00BD3081">
              <w:t>public_price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C528A" w14:textId="77777777" w:rsidR="00BD3081" w:rsidRPr="00BD3081" w:rsidRDefault="00BD3081" w:rsidP="00BD3081">
            <w:r w:rsidRPr="00BD3081">
              <w:t>DECIMAL</w:t>
            </w:r>
          </w:p>
        </w:tc>
        <w:tc>
          <w:tcPr>
            <w:tcW w:w="0" w:type="auto"/>
            <w:vAlign w:val="center"/>
            <w:hideMark/>
          </w:tcPr>
          <w:p w14:paraId="68A75B43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覆盖公开用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户的基础价</w:t>
            </w:r>
            <w:proofErr w:type="spellEnd"/>
          </w:p>
        </w:tc>
      </w:tr>
      <w:tr w:rsidR="00BD3081" w:rsidRPr="00BD3081" w14:paraId="10856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08D1" w14:textId="77777777" w:rsidR="00BD3081" w:rsidRPr="00BD3081" w:rsidRDefault="00BD3081" w:rsidP="00BD3081">
            <w:proofErr w:type="spellStart"/>
            <w:r w:rsidRPr="00BD3081">
              <w:t>use_base_price_for_public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E36AE" w14:textId="77777777" w:rsidR="00BD3081" w:rsidRPr="00BD3081" w:rsidRDefault="00BD3081" w:rsidP="00BD3081">
            <w:r w:rsidRPr="00BD3081">
              <w:t>BOOLEAN</w:t>
            </w:r>
          </w:p>
        </w:tc>
        <w:tc>
          <w:tcPr>
            <w:tcW w:w="0" w:type="auto"/>
            <w:vAlign w:val="center"/>
            <w:hideMark/>
          </w:tcPr>
          <w:p w14:paraId="2C749BB0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若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为</w:t>
            </w:r>
            <w:proofErr w:type="spellEnd"/>
            <w:r w:rsidRPr="00BD3081">
              <w:t xml:space="preserve"> </w:t>
            </w:r>
            <w:proofErr w:type="spellStart"/>
            <w:r w:rsidRPr="00BD3081">
              <w:t>true</w:t>
            </w:r>
            <w:r w:rsidRPr="00BD3081">
              <w:rPr>
                <w:rFonts w:ascii="MS Gothic" w:eastAsia="MS Gothic" w:hAnsi="MS Gothic" w:cs="MS Gothic" w:hint="eastAsia"/>
              </w:rPr>
              <w:t>，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则公开价使用</w:t>
            </w:r>
            <w:proofErr w:type="spellEnd"/>
            <w:r w:rsidRPr="00BD3081">
              <w:t xml:space="preserve"> </w:t>
            </w:r>
            <w:proofErr w:type="spellStart"/>
            <w:proofErr w:type="gramStart"/>
            <w:r w:rsidRPr="00BD3081">
              <w:t>product.price</w:t>
            </w:r>
            <w:proofErr w:type="spellEnd"/>
            <w:proofErr w:type="gramEnd"/>
          </w:p>
        </w:tc>
      </w:tr>
      <w:tr w:rsidR="00BD3081" w:rsidRPr="00BD3081" w14:paraId="3A831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06AD" w14:textId="77777777" w:rsidR="00BD3081" w:rsidRPr="00BD3081" w:rsidRDefault="00BD3081" w:rsidP="00BD3081">
            <w:proofErr w:type="spellStart"/>
            <w:r w:rsidRPr="00BD3081">
              <w:t>publish_tier_pricing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111C2" w14:textId="77777777" w:rsidR="00BD3081" w:rsidRPr="00BD3081" w:rsidRDefault="00BD3081" w:rsidP="00BD3081">
            <w:r w:rsidRPr="00BD3081">
              <w:t>BOOLEAN</w:t>
            </w:r>
          </w:p>
        </w:tc>
        <w:tc>
          <w:tcPr>
            <w:tcW w:w="0" w:type="auto"/>
            <w:vAlign w:val="center"/>
            <w:hideMark/>
          </w:tcPr>
          <w:p w14:paraId="3253236F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控制</w:t>
            </w:r>
            <w:proofErr w:type="spellEnd"/>
            <w:r w:rsidRPr="00BD3081">
              <w:t xml:space="preserve"> B2B </w:t>
            </w:r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层级是否对外公开</w:t>
            </w:r>
            <w:proofErr w:type="spellEnd"/>
          </w:p>
        </w:tc>
      </w:tr>
      <w:tr w:rsidR="00BD3081" w:rsidRPr="00BD3081" w14:paraId="6EDD2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11B6" w14:textId="77777777" w:rsidR="00BD3081" w:rsidRPr="00BD3081" w:rsidRDefault="00BD3081" w:rsidP="00BD3081">
            <w:proofErr w:type="spellStart"/>
            <w:r w:rsidRPr="00BD3081">
              <w:t>allow_client_specific_pricing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54D8F" w14:textId="77777777" w:rsidR="00BD3081" w:rsidRPr="00BD3081" w:rsidRDefault="00BD3081" w:rsidP="00BD3081">
            <w:r w:rsidRPr="00BD3081">
              <w:t>BOOLEAN</w:t>
            </w:r>
          </w:p>
        </w:tc>
        <w:tc>
          <w:tcPr>
            <w:tcW w:w="0" w:type="auto"/>
            <w:vAlign w:val="center"/>
            <w:hideMark/>
          </w:tcPr>
          <w:p w14:paraId="0ECD23A5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启用</w:t>
            </w:r>
            <w:proofErr w:type="spellEnd"/>
            <w:r w:rsidRPr="00BD3081">
              <w:t>/</w:t>
            </w:r>
            <w:proofErr w:type="spellStart"/>
            <w:r w:rsidRPr="00BD3081">
              <w:rPr>
                <w:rFonts w:ascii="MS Gothic" w:eastAsia="MS Gothic" w:hAnsi="MS Gothic" w:cs="MS Gothic" w:hint="eastAsia"/>
              </w:rPr>
              <w:t>禁用客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户专属定价</w:t>
            </w:r>
            <w:proofErr w:type="spellEnd"/>
          </w:p>
        </w:tc>
      </w:tr>
      <w:tr w:rsidR="00BD3081" w:rsidRPr="00BD3081" w14:paraId="1CDD9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A602" w14:textId="77777777" w:rsidR="00BD3081" w:rsidRPr="00BD3081" w:rsidRDefault="00BD3081" w:rsidP="00BD3081">
            <w:proofErr w:type="spellStart"/>
            <w:r w:rsidRPr="00BD308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570AB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26D03713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创建时间戳</w:t>
            </w:r>
            <w:proofErr w:type="spellEnd"/>
          </w:p>
        </w:tc>
      </w:tr>
      <w:tr w:rsidR="00BD3081" w:rsidRPr="00BD3081" w14:paraId="24021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7FE3" w14:textId="77777777" w:rsidR="00BD3081" w:rsidRPr="00BD3081" w:rsidRDefault="00BD3081" w:rsidP="00BD3081">
            <w:proofErr w:type="spellStart"/>
            <w:r w:rsidRPr="00BD3081">
              <w:lastRenderedPageBreak/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310E4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62DBC42E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更新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时间戳</w:t>
            </w:r>
            <w:proofErr w:type="spellEnd"/>
          </w:p>
        </w:tc>
      </w:tr>
    </w:tbl>
    <w:p w14:paraId="7E82C630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表：</w:t>
      </w:r>
      <w:r w:rsidRPr="00BD3081">
        <w:t>client_product_pricing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120"/>
        <w:gridCol w:w="3984"/>
      </w:tblGrid>
      <w:tr w:rsidR="00BD3081" w:rsidRPr="00BD3081" w14:paraId="6B1A7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A0E54" w14:textId="77777777" w:rsidR="00BD3081" w:rsidRPr="00BD3081" w:rsidRDefault="00BD3081" w:rsidP="00BD3081">
            <w:r w:rsidRPr="00BD3081"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904A621" w14:textId="77777777" w:rsidR="00BD3081" w:rsidRPr="00BD3081" w:rsidRDefault="00BD3081" w:rsidP="00BD3081">
            <w:r w:rsidRPr="00BD3081">
              <w:t>Data Type</w:t>
            </w:r>
          </w:p>
        </w:tc>
        <w:tc>
          <w:tcPr>
            <w:tcW w:w="0" w:type="auto"/>
            <w:vAlign w:val="center"/>
            <w:hideMark/>
          </w:tcPr>
          <w:p w14:paraId="1265EBF9" w14:textId="77777777" w:rsidR="00BD3081" w:rsidRPr="00BD3081" w:rsidRDefault="00BD3081" w:rsidP="00BD3081">
            <w:r w:rsidRPr="00BD3081">
              <w:t>Description/Notes</w:t>
            </w:r>
          </w:p>
        </w:tc>
      </w:tr>
      <w:tr w:rsidR="00BD3081" w:rsidRPr="00BD3081" w14:paraId="1CC2E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333D" w14:textId="77777777" w:rsidR="00BD3081" w:rsidRPr="00BD3081" w:rsidRDefault="00BD3081" w:rsidP="00BD3081">
            <w:r w:rsidRPr="00BD3081">
              <w:t>id</w:t>
            </w:r>
          </w:p>
        </w:tc>
        <w:tc>
          <w:tcPr>
            <w:tcW w:w="0" w:type="auto"/>
            <w:vAlign w:val="center"/>
            <w:hideMark/>
          </w:tcPr>
          <w:p w14:paraId="4DA5A0B9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6613B2E5" w14:textId="77777777" w:rsidR="00BD3081" w:rsidRPr="00BD3081" w:rsidRDefault="00BD3081" w:rsidP="00BD3081">
            <w:r w:rsidRPr="00BD3081">
              <w:t>Primary Key</w:t>
            </w:r>
          </w:p>
        </w:tc>
      </w:tr>
      <w:tr w:rsidR="00BD3081" w:rsidRPr="00BD3081" w14:paraId="0276C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2983" w14:textId="77777777" w:rsidR="00BD3081" w:rsidRPr="00BD3081" w:rsidRDefault="00BD3081" w:rsidP="00BD3081">
            <w:proofErr w:type="spellStart"/>
            <w:r w:rsidRPr="00BD3081"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C7A6E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5DB1A0E8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卖方公司</w:t>
            </w:r>
            <w:proofErr w:type="spellEnd"/>
            <w:r w:rsidRPr="00BD3081">
              <w:t xml:space="preserve"> ID</w:t>
            </w:r>
          </w:p>
        </w:tc>
      </w:tr>
      <w:tr w:rsidR="00BD3081" w:rsidRPr="00BD3081" w14:paraId="2B174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97E4" w14:textId="77777777" w:rsidR="00BD3081" w:rsidRPr="00BD3081" w:rsidRDefault="00BD3081" w:rsidP="00BD3081">
            <w:proofErr w:type="spellStart"/>
            <w:r w:rsidRPr="00BD3081"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7D7F4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4F34791E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买方公司</w:t>
            </w:r>
            <w:proofErr w:type="spellEnd"/>
            <w:r w:rsidRPr="00BD3081">
              <w:t>/</w:t>
            </w:r>
            <w:proofErr w:type="spellStart"/>
            <w:r w:rsidRPr="00BD3081">
              <w:rPr>
                <w:rFonts w:ascii="MS Gothic" w:eastAsia="MS Gothic" w:hAnsi="MS Gothic" w:cs="MS Gothic" w:hint="eastAsia"/>
              </w:rPr>
              <w:t>用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户（接收专属价格者）</w:t>
            </w:r>
            <w:r w:rsidRPr="00BD3081">
              <w:t>ID</w:t>
            </w:r>
            <w:proofErr w:type="spellEnd"/>
          </w:p>
        </w:tc>
      </w:tr>
      <w:tr w:rsidR="00BD3081" w:rsidRPr="00BD3081" w14:paraId="0DB2B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E97D" w14:textId="77777777" w:rsidR="00BD3081" w:rsidRPr="00BD3081" w:rsidRDefault="00BD3081" w:rsidP="00BD3081">
            <w:proofErr w:type="spellStart"/>
            <w:r w:rsidRPr="00BD3081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D3D8D" w14:textId="77777777" w:rsidR="00BD3081" w:rsidRPr="00BD3081" w:rsidRDefault="00BD3081" w:rsidP="00BD3081">
            <w:r w:rsidRPr="00BD3081">
              <w:t>INT</w:t>
            </w:r>
          </w:p>
        </w:tc>
        <w:tc>
          <w:tcPr>
            <w:tcW w:w="0" w:type="auto"/>
            <w:vAlign w:val="center"/>
            <w:hideMark/>
          </w:tcPr>
          <w:p w14:paraId="1B1EF53C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适用商品</w:t>
            </w:r>
            <w:proofErr w:type="spellEnd"/>
          </w:p>
        </w:tc>
      </w:tr>
      <w:tr w:rsidR="00BD3081" w:rsidRPr="00BD3081" w14:paraId="28E2B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27C6" w14:textId="77777777" w:rsidR="00BD3081" w:rsidRPr="00BD3081" w:rsidRDefault="00BD3081" w:rsidP="00BD3081">
            <w:proofErr w:type="spellStart"/>
            <w:r w:rsidRPr="00BD3081">
              <w:t>custom_price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5A130" w14:textId="77777777" w:rsidR="00BD3081" w:rsidRPr="00BD3081" w:rsidRDefault="00BD3081" w:rsidP="00BD3081">
            <w:r w:rsidRPr="00BD3081">
              <w:t>DECIMAL</w:t>
            </w:r>
          </w:p>
        </w:tc>
        <w:tc>
          <w:tcPr>
            <w:tcW w:w="0" w:type="auto"/>
            <w:vAlign w:val="center"/>
            <w:hideMark/>
          </w:tcPr>
          <w:p w14:paraId="27956224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针对该客户的固定专属价</w:t>
            </w:r>
            <w:proofErr w:type="spellEnd"/>
          </w:p>
        </w:tc>
      </w:tr>
      <w:tr w:rsidR="00BD3081" w:rsidRPr="00BD3081" w14:paraId="06CE3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6D46" w14:textId="77777777" w:rsidR="00BD3081" w:rsidRPr="00BD3081" w:rsidRDefault="00BD3081" w:rsidP="00BD3081">
            <w:proofErr w:type="spellStart"/>
            <w:r w:rsidRPr="00BD3081">
              <w:t>custom_discount_type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9E5C8" w14:textId="77777777" w:rsidR="00BD3081" w:rsidRPr="00BD3081" w:rsidRDefault="00BD3081" w:rsidP="00BD3081">
            <w:r w:rsidRPr="00BD3081">
              <w:t>ENUM</w:t>
            </w:r>
          </w:p>
        </w:tc>
        <w:tc>
          <w:tcPr>
            <w:tcW w:w="0" w:type="auto"/>
            <w:vAlign w:val="center"/>
            <w:hideMark/>
          </w:tcPr>
          <w:p w14:paraId="41D0EAD8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例如</w:t>
            </w:r>
            <w:proofErr w:type="spellEnd"/>
            <w:r w:rsidRPr="00BD3081">
              <w:t xml:space="preserve"> percentage, </w:t>
            </w:r>
            <w:proofErr w:type="spellStart"/>
            <w:r w:rsidRPr="00BD3081">
              <w:t>fixed_amount</w:t>
            </w:r>
            <w:proofErr w:type="spellEnd"/>
          </w:p>
        </w:tc>
      </w:tr>
      <w:tr w:rsidR="00BD3081" w:rsidRPr="00BD3081" w14:paraId="5E53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7F890" w14:textId="77777777" w:rsidR="00BD3081" w:rsidRPr="00BD3081" w:rsidRDefault="00BD3081" w:rsidP="00BD3081">
            <w:proofErr w:type="spellStart"/>
            <w:r w:rsidRPr="00BD3081">
              <w:t>custom_discount_value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77260" w14:textId="77777777" w:rsidR="00BD3081" w:rsidRPr="00BD3081" w:rsidRDefault="00BD3081" w:rsidP="00BD3081">
            <w:r w:rsidRPr="00BD3081">
              <w:t>DECIMAL</w:t>
            </w:r>
          </w:p>
        </w:tc>
        <w:tc>
          <w:tcPr>
            <w:tcW w:w="0" w:type="auto"/>
            <w:vAlign w:val="center"/>
            <w:hideMark/>
          </w:tcPr>
          <w:p w14:paraId="070B79FC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折扣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值</w:t>
            </w:r>
            <w:proofErr w:type="spellEnd"/>
          </w:p>
        </w:tc>
      </w:tr>
      <w:tr w:rsidR="00BD3081" w:rsidRPr="00BD3081" w14:paraId="5D3BE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B3D3" w14:textId="77777777" w:rsidR="00BD3081" w:rsidRPr="00BD3081" w:rsidRDefault="00BD3081" w:rsidP="00BD3081">
            <w:proofErr w:type="spellStart"/>
            <w:r w:rsidRPr="00BD3081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68868" w14:textId="77777777" w:rsidR="00BD3081" w:rsidRPr="00BD3081" w:rsidRDefault="00BD3081" w:rsidP="00BD3081">
            <w:r w:rsidRPr="00BD3081">
              <w:t>BOOLEAN</w:t>
            </w:r>
          </w:p>
        </w:tc>
        <w:tc>
          <w:tcPr>
            <w:tcW w:w="0" w:type="auto"/>
            <w:vAlign w:val="center"/>
            <w:hideMark/>
          </w:tcPr>
          <w:p w14:paraId="26DBE70F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启用</w:t>
            </w:r>
            <w:proofErr w:type="spellEnd"/>
            <w:r w:rsidRPr="00BD3081">
              <w:t>/</w:t>
            </w:r>
            <w:proofErr w:type="spellStart"/>
            <w:r w:rsidRPr="00BD3081">
              <w:rPr>
                <w:rFonts w:ascii="MS Gothic" w:eastAsia="MS Gothic" w:hAnsi="MS Gothic" w:cs="MS Gothic" w:hint="eastAsia"/>
              </w:rPr>
              <w:t>停用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该规则</w:t>
            </w:r>
            <w:proofErr w:type="spellEnd"/>
          </w:p>
        </w:tc>
      </w:tr>
      <w:tr w:rsidR="00BD3081" w:rsidRPr="00BD3081" w14:paraId="78972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7130" w14:textId="77777777" w:rsidR="00BD3081" w:rsidRPr="00BD3081" w:rsidRDefault="00BD3081" w:rsidP="00BD3081">
            <w:proofErr w:type="spellStart"/>
            <w:r w:rsidRPr="00BD3081"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2337A" w14:textId="77777777" w:rsidR="00BD3081" w:rsidRPr="00BD3081" w:rsidRDefault="00BD3081" w:rsidP="00BD3081">
            <w:r w:rsidRPr="00BD3081">
              <w:t>DATE</w:t>
            </w:r>
          </w:p>
        </w:tc>
        <w:tc>
          <w:tcPr>
            <w:tcW w:w="0" w:type="auto"/>
            <w:vAlign w:val="center"/>
            <w:hideMark/>
          </w:tcPr>
          <w:p w14:paraId="4E5D9E85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生效起始日期</w:t>
            </w:r>
            <w:proofErr w:type="spellEnd"/>
          </w:p>
        </w:tc>
      </w:tr>
      <w:tr w:rsidR="00BD3081" w:rsidRPr="00BD3081" w14:paraId="5AB6F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E697" w14:textId="77777777" w:rsidR="00BD3081" w:rsidRPr="00BD3081" w:rsidRDefault="00BD3081" w:rsidP="00BD3081">
            <w:proofErr w:type="spellStart"/>
            <w:r w:rsidRPr="00BD3081"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014B0" w14:textId="77777777" w:rsidR="00BD3081" w:rsidRPr="00BD3081" w:rsidRDefault="00BD3081" w:rsidP="00BD3081">
            <w:r w:rsidRPr="00BD3081">
              <w:t>DATE</w:t>
            </w:r>
          </w:p>
        </w:tc>
        <w:tc>
          <w:tcPr>
            <w:tcW w:w="0" w:type="auto"/>
            <w:vAlign w:val="center"/>
            <w:hideMark/>
          </w:tcPr>
          <w:p w14:paraId="2E4651A5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生效截止日期</w:t>
            </w:r>
            <w:proofErr w:type="spellEnd"/>
          </w:p>
        </w:tc>
      </w:tr>
      <w:tr w:rsidR="00BD3081" w:rsidRPr="00BD3081" w14:paraId="69F69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785" w14:textId="77777777" w:rsidR="00BD3081" w:rsidRPr="00BD3081" w:rsidRDefault="00BD3081" w:rsidP="00BD3081">
            <w:proofErr w:type="spellStart"/>
            <w:r w:rsidRPr="00BD308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1A10F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48CC8AD3" w14:textId="77777777" w:rsidR="00BD3081" w:rsidRPr="00BD3081" w:rsidRDefault="00BD3081" w:rsidP="00BD3081">
            <w:proofErr w:type="spellStart"/>
            <w:r w:rsidRPr="00BD3081">
              <w:rPr>
                <w:rFonts w:ascii="Microsoft JhengHei" w:eastAsia="Microsoft JhengHei" w:hAnsi="Microsoft JhengHei" w:cs="Microsoft JhengHei" w:hint="eastAsia"/>
              </w:rPr>
              <w:t>创建时间戳</w:t>
            </w:r>
            <w:proofErr w:type="spellEnd"/>
          </w:p>
        </w:tc>
      </w:tr>
      <w:tr w:rsidR="00BD3081" w:rsidRPr="00BD3081" w14:paraId="2C4F7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E5B4" w14:textId="77777777" w:rsidR="00BD3081" w:rsidRPr="00BD3081" w:rsidRDefault="00BD3081" w:rsidP="00BD3081">
            <w:proofErr w:type="spellStart"/>
            <w:r w:rsidRPr="00BD3081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80C05" w14:textId="77777777" w:rsidR="00BD3081" w:rsidRPr="00BD3081" w:rsidRDefault="00BD3081" w:rsidP="00BD3081">
            <w:r w:rsidRPr="00BD3081">
              <w:t>DATETIME</w:t>
            </w:r>
          </w:p>
        </w:tc>
        <w:tc>
          <w:tcPr>
            <w:tcW w:w="0" w:type="auto"/>
            <w:vAlign w:val="center"/>
            <w:hideMark/>
          </w:tcPr>
          <w:p w14:paraId="47F20FA8" w14:textId="77777777" w:rsidR="00BD3081" w:rsidRPr="00BD3081" w:rsidRDefault="00BD3081" w:rsidP="00BD3081">
            <w:proofErr w:type="spellStart"/>
            <w:r w:rsidRPr="00BD3081">
              <w:rPr>
                <w:rFonts w:ascii="MS Gothic" w:eastAsia="MS Gothic" w:hAnsi="MS Gothic" w:cs="MS Gothic" w:hint="eastAsia"/>
              </w:rPr>
              <w:t>更新</w:t>
            </w:r>
            <w:r w:rsidRPr="00BD3081">
              <w:rPr>
                <w:rFonts w:ascii="Microsoft JhengHei" w:eastAsia="Microsoft JhengHei" w:hAnsi="Microsoft JhengHei" w:cs="Microsoft JhengHei" w:hint="eastAsia"/>
              </w:rPr>
              <w:t>时间戳</w:t>
            </w:r>
            <w:proofErr w:type="spellEnd"/>
          </w:p>
        </w:tc>
      </w:tr>
    </w:tbl>
    <w:p w14:paraId="7EFABD94" w14:textId="77777777" w:rsidR="00BD3081" w:rsidRPr="00BD3081" w:rsidRDefault="00BD3081" w:rsidP="00BD3081">
      <w:r w:rsidRPr="00BD3081">
        <w:t xml:space="preserve">6.2 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对现有表的修改（</w:t>
      </w:r>
      <w:r w:rsidRPr="00BD3081">
        <w:t>Modifications</w:t>
      </w:r>
      <w:proofErr w:type="spellEnd"/>
      <w:r w:rsidRPr="00BD3081">
        <w:t xml:space="preserve"> to Existing Tables</w:t>
      </w:r>
      <w:r w:rsidRPr="00BD3081">
        <w:rPr>
          <w:rFonts w:ascii="MS Gothic" w:eastAsia="MS Gothic" w:hAnsi="MS Gothic" w:cs="MS Gothic" w:hint="eastAsia"/>
        </w:rPr>
        <w:t>）</w:t>
      </w:r>
    </w:p>
    <w:p w14:paraId="7447D205" w14:textId="77777777" w:rsidR="00BD3081" w:rsidRPr="00BD3081" w:rsidRDefault="00BD3081" w:rsidP="00BD3081">
      <w:proofErr w:type="spellStart"/>
      <w:r w:rsidRPr="00BD3081">
        <w:rPr>
          <w:rFonts w:ascii="Microsoft JhengHei" w:eastAsia="Microsoft JhengHei" w:hAnsi="Microsoft JhengHei" w:cs="Microsoft JhengHei" w:hint="eastAsia"/>
        </w:rPr>
        <w:t>为支持新增市场能力，需要为现有核心表新增以下字段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：</w:t>
      </w:r>
    </w:p>
    <w:p w14:paraId="02510261" w14:textId="77777777" w:rsidR="00BD3081" w:rsidRPr="00BD3081" w:rsidRDefault="00BD3081" w:rsidP="00BD3081">
      <w:pPr>
        <w:numPr>
          <w:ilvl w:val="0"/>
          <w:numId w:val="22"/>
        </w:numPr>
      </w:pPr>
      <w:r w:rsidRPr="00BD3081">
        <w:t xml:space="preserve">orders </w:t>
      </w:r>
      <w:proofErr w:type="spellStart"/>
      <w:r w:rsidRPr="00BD3081">
        <w:rPr>
          <w:rFonts w:ascii="MS Gothic" w:eastAsia="MS Gothic" w:hAnsi="MS Gothic" w:cs="MS Gothic" w:hint="eastAsia"/>
        </w:rPr>
        <w:t>表新增字段</w:t>
      </w:r>
      <w:proofErr w:type="spellEnd"/>
      <w:r w:rsidRPr="00BD3081">
        <w:rPr>
          <w:rFonts w:ascii="MS Gothic" w:eastAsia="MS Gothic" w:hAnsi="MS Gothic" w:cs="MS Gothic" w:hint="eastAsia"/>
        </w:rPr>
        <w:t>：</w:t>
      </w:r>
    </w:p>
    <w:p w14:paraId="78D500C0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lastRenderedPageBreak/>
        <w:t>buyer_type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ENUM</w:t>
      </w:r>
      <w:r w:rsidRPr="00BD3081">
        <w:rPr>
          <w:rFonts w:ascii="MS Gothic" w:eastAsia="MS Gothic" w:hAnsi="MS Gothic" w:cs="MS Gothic" w:hint="eastAsia"/>
        </w:rPr>
        <w:t>：</w:t>
      </w:r>
      <w:r w:rsidRPr="00BD3081">
        <w:t>public_customer</w:t>
      </w:r>
      <w:proofErr w:type="spellEnd"/>
      <w:r w:rsidRPr="00BD3081">
        <w:t xml:space="preserve">, </w:t>
      </w:r>
      <w:proofErr w:type="spellStart"/>
      <w:r w:rsidRPr="00BD3081">
        <w:t>individual_customer</w:t>
      </w:r>
      <w:proofErr w:type="spellEnd"/>
      <w:r w:rsidRPr="00BD3081">
        <w:t xml:space="preserve">, </w:t>
      </w:r>
      <w:proofErr w:type="spellStart"/>
      <w:r w:rsidRPr="00BD3081">
        <w:t>company_customer</w:t>
      </w:r>
      <w:proofErr w:type="spellEnd"/>
      <w:r w:rsidRPr="00BD3081">
        <w:rPr>
          <w:rFonts w:ascii="MS Gothic" w:eastAsia="MS Gothic" w:hAnsi="MS Gothic" w:cs="MS Gothic" w:hint="eastAsia"/>
        </w:rPr>
        <w:t>）</w:t>
      </w:r>
    </w:p>
    <w:p w14:paraId="1E8ACAD4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buyer_user_id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INT</w:t>
      </w:r>
      <w:r w:rsidRPr="00BD3081">
        <w:rPr>
          <w:rFonts w:ascii="MS Gothic" w:eastAsia="MS Gothic" w:hAnsi="MS Gothic" w:cs="MS Gothic" w:hint="eastAsia"/>
        </w:rPr>
        <w:t>，可</w:t>
      </w:r>
      <w:r w:rsidRPr="00BD3081">
        <w:rPr>
          <w:rFonts w:ascii="Microsoft JhengHei" w:eastAsia="Microsoft JhengHei" w:hAnsi="Microsoft JhengHei" w:cs="Microsoft JhengHei" w:hint="eastAsia"/>
        </w:rPr>
        <w:t>为空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）</w:t>
      </w:r>
    </w:p>
    <w:p w14:paraId="4D93E1FC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buyer_company_id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INT</w:t>
      </w:r>
      <w:r w:rsidRPr="00BD3081">
        <w:rPr>
          <w:rFonts w:ascii="MS Gothic" w:eastAsia="MS Gothic" w:hAnsi="MS Gothic" w:cs="MS Gothic" w:hint="eastAsia"/>
        </w:rPr>
        <w:t>，可</w:t>
      </w:r>
      <w:r w:rsidRPr="00BD3081">
        <w:rPr>
          <w:rFonts w:ascii="Microsoft JhengHei" w:eastAsia="Microsoft JhengHei" w:hAnsi="Microsoft JhengHei" w:cs="Microsoft JhengHei" w:hint="eastAsia"/>
        </w:rPr>
        <w:t>为空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）</w:t>
      </w:r>
    </w:p>
    <w:p w14:paraId="3D515883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seller_company_id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INT</w:t>
      </w:r>
      <w:proofErr w:type="spellEnd"/>
      <w:r w:rsidRPr="00BD3081">
        <w:rPr>
          <w:rFonts w:ascii="MS Gothic" w:eastAsia="MS Gothic" w:hAnsi="MS Gothic" w:cs="MS Gothic" w:hint="eastAsia"/>
        </w:rPr>
        <w:t>）</w:t>
      </w:r>
    </w:p>
    <w:p w14:paraId="74BD7CDE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marketplace_order_number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VARCHAR</w:t>
      </w:r>
      <w:r w:rsidRPr="00BD3081">
        <w:rPr>
          <w:rFonts w:ascii="MS Gothic" w:eastAsia="MS Gothic" w:hAnsi="MS Gothic" w:cs="MS Gothic" w:hint="eastAsia"/>
        </w:rPr>
        <w:t>，唯一</w:t>
      </w:r>
      <w:proofErr w:type="spellEnd"/>
      <w:r w:rsidRPr="00BD3081">
        <w:rPr>
          <w:rFonts w:ascii="MS Gothic" w:eastAsia="MS Gothic" w:hAnsi="MS Gothic" w:cs="MS Gothic" w:hint="eastAsia"/>
        </w:rPr>
        <w:t>）</w:t>
      </w:r>
    </w:p>
    <w:p w14:paraId="246C4457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is_marketplace_order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BOOLEAN</w:t>
      </w:r>
      <w:proofErr w:type="spellEnd"/>
      <w:r w:rsidRPr="00BD3081">
        <w:rPr>
          <w:rFonts w:ascii="MS Gothic" w:eastAsia="MS Gothic" w:hAnsi="MS Gothic" w:cs="MS Gothic" w:hint="eastAsia"/>
        </w:rPr>
        <w:t>）</w:t>
      </w:r>
    </w:p>
    <w:p w14:paraId="68868276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order_split_by_merchant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JSON</w:t>
      </w:r>
      <w:proofErr w:type="spellEnd"/>
      <w:r w:rsidRPr="00BD3081">
        <w:rPr>
          <w:rFonts w:ascii="MS Gothic" w:eastAsia="MS Gothic" w:hAnsi="MS Gothic" w:cs="MS Gothic" w:hint="eastAsia"/>
        </w:rPr>
        <w:t>）</w:t>
      </w:r>
    </w:p>
    <w:p w14:paraId="0B47E64D" w14:textId="77777777" w:rsidR="00BD3081" w:rsidRPr="00BD3081" w:rsidRDefault="00BD3081" w:rsidP="00BD3081">
      <w:pPr>
        <w:numPr>
          <w:ilvl w:val="0"/>
          <w:numId w:val="22"/>
        </w:numPr>
      </w:pPr>
      <w:r w:rsidRPr="00BD3081">
        <w:t xml:space="preserve">users </w:t>
      </w:r>
      <w:proofErr w:type="spellStart"/>
      <w:r w:rsidRPr="00BD3081">
        <w:rPr>
          <w:rFonts w:ascii="MS Gothic" w:eastAsia="MS Gothic" w:hAnsi="MS Gothic" w:cs="MS Gothic" w:hint="eastAsia"/>
        </w:rPr>
        <w:t>表新增字段</w:t>
      </w:r>
      <w:proofErr w:type="spellEnd"/>
      <w:r w:rsidRPr="00BD3081">
        <w:rPr>
          <w:rFonts w:ascii="MS Gothic" w:eastAsia="MS Gothic" w:hAnsi="MS Gothic" w:cs="MS Gothic" w:hint="eastAsia"/>
        </w:rPr>
        <w:t>：</w:t>
      </w:r>
    </w:p>
    <w:p w14:paraId="605ACDFF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user_type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ENUM</w:t>
      </w:r>
      <w:r w:rsidRPr="00BD3081">
        <w:rPr>
          <w:rFonts w:ascii="MS Gothic" w:eastAsia="MS Gothic" w:hAnsi="MS Gothic" w:cs="MS Gothic" w:hint="eastAsia"/>
        </w:rPr>
        <w:t>：</w:t>
      </w:r>
      <w:r w:rsidRPr="00BD3081">
        <w:t>employee</w:t>
      </w:r>
      <w:proofErr w:type="spellEnd"/>
      <w:r w:rsidRPr="00BD3081">
        <w:t xml:space="preserve">, client, </w:t>
      </w:r>
      <w:proofErr w:type="spellStart"/>
      <w:r w:rsidRPr="00BD3081">
        <w:t>public_customer</w:t>
      </w:r>
      <w:proofErr w:type="spellEnd"/>
      <w:r w:rsidRPr="00BD3081">
        <w:rPr>
          <w:rFonts w:ascii="MS Gothic" w:eastAsia="MS Gothic" w:hAnsi="MS Gothic" w:cs="MS Gothic" w:hint="eastAsia"/>
        </w:rPr>
        <w:t>）</w:t>
      </w:r>
    </w:p>
    <w:p w14:paraId="169D880E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is_public_customer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BOOLEAN</w:t>
      </w:r>
      <w:proofErr w:type="spellEnd"/>
      <w:r w:rsidRPr="00BD3081">
        <w:rPr>
          <w:rFonts w:ascii="MS Gothic" w:eastAsia="MS Gothic" w:hAnsi="MS Gothic" w:cs="MS Gothic" w:hint="eastAsia"/>
        </w:rPr>
        <w:t>）</w:t>
      </w:r>
    </w:p>
    <w:p w14:paraId="34794173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company_id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INT</w:t>
      </w:r>
      <w:r w:rsidRPr="00BD3081">
        <w:rPr>
          <w:rFonts w:ascii="MS Gothic" w:eastAsia="MS Gothic" w:hAnsi="MS Gothic" w:cs="MS Gothic" w:hint="eastAsia"/>
        </w:rPr>
        <w:t>，可</w:t>
      </w:r>
      <w:r w:rsidRPr="00BD3081">
        <w:rPr>
          <w:rFonts w:ascii="Microsoft JhengHei" w:eastAsia="Microsoft JhengHei" w:hAnsi="Microsoft JhengHei" w:cs="Microsoft JhengHei" w:hint="eastAsia"/>
        </w:rPr>
        <w:t>为空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）</w:t>
      </w:r>
    </w:p>
    <w:p w14:paraId="2AD0B3BE" w14:textId="77777777" w:rsidR="00BD3081" w:rsidRPr="00BD3081" w:rsidRDefault="00BD3081" w:rsidP="00BD3081">
      <w:pPr>
        <w:numPr>
          <w:ilvl w:val="0"/>
          <w:numId w:val="22"/>
        </w:numPr>
      </w:pPr>
      <w:r w:rsidRPr="00BD3081">
        <w:t xml:space="preserve">products </w:t>
      </w:r>
      <w:proofErr w:type="spellStart"/>
      <w:r w:rsidRPr="00BD3081">
        <w:rPr>
          <w:rFonts w:ascii="MS Gothic" w:eastAsia="MS Gothic" w:hAnsi="MS Gothic" w:cs="MS Gothic" w:hint="eastAsia"/>
        </w:rPr>
        <w:t>表新增字段</w:t>
      </w:r>
      <w:proofErr w:type="spellEnd"/>
      <w:r w:rsidRPr="00BD3081">
        <w:rPr>
          <w:rFonts w:ascii="MS Gothic" w:eastAsia="MS Gothic" w:hAnsi="MS Gothic" w:cs="MS Gothic" w:hint="eastAsia"/>
        </w:rPr>
        <w:t>：</w:t>
      </w:r>
    </w:p>
    <w:p w14:paraId="238C4722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is_marketplace_listed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BOOLEAN</w:t>
      </w:r>
      <w:proofErr w:type="spellEnd"/>
      <w:r w:rsidRPr="00BD3081">
        <w:rPr>
          <w:rFonts w:ascii="MS Gothic" w:eastAsia="MS Gothic" w:hAnsi="MS Gothic" w:cs="MS Gothic" w:hint="eastAsia"/>
        </w:rPr>
        <w:t>）</w:t>
      </w:r>
    </w:p>
    <w:p w14:paraId="5791A54A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marketplace_visibility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ENUM</w:t>
      </w:r>
      <w:r w:rsidRPr="00BD3081">
        <w:rPr>
          <w:rFonts w:ascii="MS Gothic" w:eastAsia="MS Gothic" w:hAnsi="MS Gothic" w:cs="MS Gothic" w:hint="eastAsia"/>
        </w:rPr>
        <w:t>：</w:t>
      </w:r>
      <w:r w:rsidRPr="00BD3081">
        <w:t>public</w:t>
      </w:r>
      <w:proofErr w:type="spellEnd"/>
      <w:r w:rsidRPr="00BD3081">
        <w:t>, b2b_only, hidden</w:t>
      </w:r>
      <w:r w:rsidRPr="00BD3081">
        <w:rPr>
          <w:rFonts w:ascii="MS Gothic" w:eastAsia="MS Gothic" w:hAnsi="MS Gothic" w:cs="MS Gothic" w:hint="eastAsia"/>
        </w:rPr>
        <w:t>）</w:t>
      </w:r>
    </w:p>
    <w:p w14:paraId="097EDBBB" w14:textId="77777777" w:rsidR="00BD3081" w:rsidRPr="00BD3081" w:rsidRDefault="00BD3081" w:rsidP="00BD3081">
      <w:pPr>
        <w:numPr>
          <w:ilvl w:val="1"/>
          <w:numId w:val="22"/>
        </w:numPr>
      </w:pPr>
      <w:proofErr w:type="spellStart"/>
      <w:r w:rsidRPr="00BD3081">
        <w:t>public_price</w:t>
      </w:r>
      <w:r w:rsidRPr="00BD3081">
        <w:rPr>
          <w:rFonts w:ascii="MS Gothic" w:eastAsia="MS Gothic" w:hAnsi="MS Gothic" w:cs="MS Gothic" w:hint="eastAsia"/>
        </w:rPr>
        <w:t>（</w:t>
      </w:r>
      <w:r w:rsidRPr="00BD3081">
        <w:t>DECIMAL</w:t>
      </w:r>
      <w:r w:rsidRPr="00BD3081">
        <w:rPr>
          <w:rFonts w:ascii="MS Gothic" w:eastAsia="MS Gothic" w:hAnsi="MS Gothic" w:cs="MS Gothic" w:hint="eastAsia"/>
        </w:rPr>
        <w:t>，可</w:t>
      </w:r>
      <w:r w:rsidRPr="00BD3081">
        <w:rPr>
          <w:rFonts w:ascii="Microsoft JhengHei" w:eastAsia="Microsoft JhengHei" w:hAnsi="Microsoft JhengHei" w:cs="Microsoft JhengHei" w:hint="eastAsia"/>
        </w:rPr>
        <w:t>为空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）</w:t>
      </w:r>
    </w:p>
    <w:p w14:paraId="62C05239" w14:textId="77777777" w:rsidR="00BD3081" w:rsidRPr="00BD3081" w:rsidRDefault="00BD3081" w:rsidP="00BD3081">
      <w:r w:rsidRPr="00BD3081">
        <w:pict w14:anchorId="04F02638">
          <v:rect id="_x0000_i1078" style="width:0;height:1.5pt" o:hralign="center" o:hrstd="t" o:hr="t" fillcolor="#a0a0a0" stroked="f"/>
        </w:pict>
      </w:r>
    </w:p>
    <w:p w14:paraId="071F44E1" w14:textId="77777777" w:rsidR="00BD3081" w:rsidRPr="00BD3081" w:rsidRDefault="00BD3081" w:rsidP="00BD3081">
      <w:r w:rsidRPr="00BD3081">
        <w:t xml:space="preserve">7.0 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实施阶段（</w:t>
      </w:r>
      <w:r w:rsidRPr="00BD3081">
        <w:t>Implementation</w:t>
      </w:r>
      <w:proofErr w:type="spellEnd"/>
      <w:r w:rsidRPr="00BD3081">
        <w:t xml:space="preserve"> Phases</w:t>
      </w:r>
      <w:r w:rsidRPr="00BD3081">
        <w:rPr>
          <w:rFonts w:ascii="MS Gothic" w:eastAsia="MS Gothic" w:hAnsi="MS Gothic" w:cs="MS Gothic" w:hint="eastAsia"/>
        </w:rPr>
        <w:t>）</w:t>
      </w:r>
    </w:p>
    <w:p w14:paraId="55A21BFE" w14:textId="77777777" w:rsidR="00BD3081" w:rsidRPr="00BD3081" w:rsidRDefault="00BD3081" w:rsidP="00BD3081">
      <w:proofErr w:type="spellStart"/>
      <w:r w:rsidRPr="00BD3081">
        <w:rPr>
          <w:rFonts w:ascii="Microsoft JhengHei" w:eastAsia="Microsoft JhengHei" w:hAnsi="Microsoft JhengHei" w:cs="Microsoft JhengHei" w:hint="eastAsia"/>
        </w:rPr>
        <w:t>项目将采用分阶段交付，以管理复杂性、降低风险，并实现增量价值交付。该结构化路线图支持在每个阶段持续收集反馈并进行验证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4718B837" w14:textId="77777777" w:rsidR="00BD3081" w:rsidRPr="00BD3081" w:rsidRDefault="00BD3081" w:rsidP="00BD3081">
      <w:pPr>
        <w:numPr>
          <w:ilvl w:val="0"/>
          <w:numId w:val="23"/>
        </w:numPr>
      </w:pPr>
      <w:r w:rsidRPr="00BD3081">
        <w:t>Phase 1</w:t>
      </w:r>
      <w:r w:rsidRPr="00BD3081">
        <w:rPr>
          <w:rFonts w:ascii="MS Gothic" w:eastAsia="MS Gothic" w:hAnsi="MS Gothic" w:cs="MS Gothic" w:hint="eastAsia"/>
        </w:rPr>
        <w:t>：基</w:t>
      </w:r>
      <w:r w:rsidRPr="00BD3081">
        <w:rPr>
          <w:rFonts w:ascii="Microsoft JhengHei" w:eastAsia="Microsoft JhengHei" w:hAnsi="Microsoft JhengHei" w:cs="Microsoft JhengHei" w:hint="eastAsia"/>
        </w:rPr>
        <w:t>础能力（第</w:t>
      </w:r>
      <w:r w:rsidRPr="00BD3081">
        <w:t xml:space="preserve"> 1–3 </w:t>
      </w:r>
      <w:r w:rsidRPr="00BD3081">
        <w:rPr>
          <w:rFonts w:ascii="MS Gothic" w:eastAsia="MS Gothic" w:hAnsi="MS Gothic" w:cs="MS Gothic" w:hint="eastAsia"/>
        </w:rPr>
        <w:t>周）</w:t>
      </w:r>
    </w:p>
    <w:p w14:paraId="1A5FE0C3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开</w:t>
      </w:r>
      <w:r w:rsidRPr="00BD3081">
        <w:rPr>
          <w:rFonts w:ascii="Microsoft JhengHei" w:eastAsia="Microsoft JhengHei" w:hAnsi="Microsoft JhengHei" w:cs="Microsoft JhengHei" w:hint="eastAsia"/>
        </w:rPr>
        <w:t>发核心商户设置模块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6B3E56F4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lastRenderedPageBreak/>
        <w:t>实现必须登录的结账流程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519ABEBC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构建基</w:t>
      </w:r>
      <w:r w:rsidRPr="00BD3081">
        <w:rPr>
          <w:rFonts w:ascii="Microsoft JhengHei" w:eastAsia="Microsoft JhengHei" w:hAnsi="Microsoft JhengHei" w:cs="Microsoft JhengHei" w:hint="eastAsia"/>
        </w:rPr>
        <w:t>础市场目录，用于商品发现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389401F2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建立公开价与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价的基</w:t>
      </w:r>
      <w:r w:rsidRPr="00BD3081">
        <w:rPr>
          <w:rFonts w:ascii="Microsoft JhengHei" w:eastAsia="Microsoft JhengHei" w:hAnsi="Microsoft JhengHei" w:cs="Microsoft JhengHei" w:hint="eastAsia"/>
        </w:rPr>
        <w:t>础判定逻辑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211B7DFA" w14:textId="77777777" w:rsidR="00BD3081" w:rsidRPr="00BD3081" w:rsidRDefault="00BD3081" w:rsidP="00BD3081">
      <w:pPr>
        <w:numPr>
          <w:ilvl w:val="0"/>
          <w:numId w:val="23"/>
        </w:numPr>
      </w:pPr>
      <w:r w:rsidRPr="00BD3081">
        <w:t>Phase 2</w:t>
      </w:r>
      <w:r w:rsidRPr="00BD3081">
        <w:rPr>
          <w:rFonts w:ascii="MS Gothic" w:eastAsia="MS Gothic" w:hAnsi="MS Gothic" w:cs="MS Gothic" w:hint="eastAsia"/>
        </w:rPr>
        <w:t>：定价系</w:t>
      </w:r>
      <w:r w:rsidRPr="00BD3081">
        <w:rPr>
          <w:rFonts w:ascii="Microsoft JhengHei" w:eastAsia="Microsoft JhengHei" w:hAnsi="Microsoft JhengHei" w:cs="Microsoft JhengHei" w:hint="eastAsia"/>
        </w:rPr>
        <w:t>统（第</w:t>
      </w:r>
      <w:r w:rsidRPr="00BD3081">
        <w:t xml:space="preserve"> 4–6 </w:t>
      </w:r>
      <w:r w:rsidRPr="00BD3081">
        <w:rPr>
          <w:rFonts w:ascii="MS Gothic" w:eastAsia="MS Gothic" w:hAnsi="MS Gothic" w:cs="MS Gothic" w:hint="eastAsia"/>
        </w:rPr>
        <w:t>周）</w:t>
      </w:r>
    </w:p>
    <w:p w14:paraId="36BCAA3A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构建完整可定制定价引擎（公开价、</w:t>
      </w:r>
      <w:r w:rsidRPr="00BD3081">
        <w:rPr>
          <w:rFonts w:ascii="Microsoft JhengHei" w:eastAsia="Microsoft JhengHei" w:hAnsi="Microsoft JhengHei" w:cs="Microsoft JhengHei" w:hint="eastAsia"/>
        </w:rPr>
        <w:t>层级价、客户专属价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）。</w:t>
      </w:r>
    </w:p>
    <w:p w14:paraId="7EDB34B4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开</w:t>
      </w:r>
      <w:r w:rsidRPr="00BD3081">
        <w:rPr>
          <w:rFonts w:ascii="Microsoft JhengHei" w:eastAsia="Microsoft JhengHei" w:hAnsi="Microsoft JhengHei" w:cs="Microsoft JhengHei" w:hint="eastAsia"/>
        </w:rPr>
        <w:t>发面向用户的价格对比与节省展示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3A81E217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将定价引擎与客</w:t>
      </w:r>
      <w:r w:rsidRPr="00BD3081">
        <w:rPr>
          <w:rFonts w:ascii="Microsoft JhengHei" w:eastAsia="Microsoft JhengHei" w:hAnsi="Microsoft JhengHei" w:cs="Microsoft JhengHei" w:hint="eastAsia"/>
        </w:rPr>
        <w:t>户管理模块集成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23CB5A35" w14:textId="77777777" w:rsidR="00BD3081" w:rsidRPr="00BD3081" w:rsidRDefault="00BD3081" w:rsidP="00BD3081">
      <w:pPr>
        <w:numPr>
          <w:ilvl w:val="0"/>
          <w:numId w:val="23"/>
        </w:numPr>
      </w:pPr>
      <w:r w:rsidRPr="00BD3081">
        <w:t>Phase 3</w:t>
      </w:r>
      <w:r w:rsidRPr="00BD3081">
        <w:rPr>
          <w:rFonts w:ascii="MS Gothic" w:eastAsia="MS Gothic" w:hAnsi="MS Gothic" w:cs="MS Gothic" w:hint="eastAsia"/>
        </w:rPr>
        <w:t>：配送</w:t>
      </w:r>
      <w:r w:rsidRPr="00BD3081">
        <w:rPr>
          <w:rFonts w:ascii="Yu Gothic" w:eastAsia="Yu Gothic" w:hAnsi="Yu Gothic" w:cs="Yu Gothic" w:hint="eastAsia"/>
        </w:rPr>
        <w:t>门</w:t>
      </w:r>
      <w:r w:rsidRPr="00BD3081">
        <w:rPr>
          <w:rFonts w:ascii="Microsoft JhengHei" w:eastAsia="Microsoft JhengHei" w:hAnsi="Microsoft JhengHei" w:cs="Microsoft JhengHei" w:hint="eastAsia"/>
        </w:rPr>
        <w:t>户（第</w:t>
      </w:r>
      <w:r w:rsidRPr="00BD3081">
        <w:t xml:space="preserve"> 7–9 </w:t>
      </w:r>
      <w:r w:rsidRPr="00BD3081">
        <w:rPr>
          <w:rFonts w:ascii="MS Gothic" w:eastAsia="MS Gothic" w:hAnsi="MS Gothic" w:cs="MS Gothic" w:hint="eastAsia"/>
        </w:rPr>
        <w:t>周）</w:t>
      </w:r>
    </w:p>
    <w:p w14:paraId="4B507287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开</w:t>
      </w:r>
      <w:r w:rsidRPr="00BD3081">
        <w:rPr>
          <w:rFonts w:ascii="Microsoft JhengHei" w:eastAsia="Microsoft JhengHei" w:hAnsi="Microsoft JhengHei" w:cs="Microsoft JhengHei" w:hint="eastAsia"/>
        </w:rPr>
        <w:t>发超级管理员配送设置界面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684685A0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对接第三方配送公司</w:t>
      </w:r>
      <w:proofErr w:type="spellEnd"/>
      <w:r w:rsidRPr="00BD3081">
        <w:t xml:space="preserve"> API</w:t>
      </w:r>
      <w:r w:rsidRPr="00BD3081">
        <w:rPr>
          <w:rFonts w:ascii="MS Gothic" w:eastAsia="MS Gothic" w:hAnsi="MS Gothic" w:cs="MS Gothic" w:hint="eastAsia"/>
        </w:rPr>
        <w:t>。</w:t>
      </w:r>
    </w:p>
    <w:p w14:paraId="74812A22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实现结账实时运费计算器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1A3A407B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开</w:t>
      </w:r>
      <w:r w:rsidRPr="00BD3081">
        <w:rPr>
          <w:rFonts w:ascii="Microsoft JhengHei" w:eastAsia="Microsoft JhengHei" w:hAnsi="Microsoft JhengHei" w:cs="Microsoft JhengHei" w:hint="eastAsia"/>
        </w:rPr>
        <w:t>发订单配送追踪能力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47C87857" w14:textId="77777777" w:rsidR="00BD3081" w:rsidRPr="00BD3081" w:rsidRDefault="00BD3081" w:rsidP="00BD3081">
      <w:pPr>
        <w:numPr>
          <w:ilvl w:val="0"/>
          <w:numId w:val="23"/>
        </w:numPr>
      </w:pPr>
      <w:r w:rsidRPr="00BD3081">
        <w:t>Phase 4</w:t>
      </w:r>
      <w:r w:rsidRPr="00BD3081">
        <w:rPr>
          <w:rFonts w:ascii="MS Gothic" w:eastAsia="MS Gothic" w:hAnsi="MS Gothic" w:cs="MS Gothic" w:hint="eastAsia"/>
        </w:rPr>
        <w:t>：多商</w:t>
      </w:r>
      <w:r w:rsidRPr="00BD3081">
        <w:rPr>
          <w:rFonts w:ascii="Microsoft JhengHei" w:eastAsia="Microsoft JhengHei" w:hAnsi="Microsoft JhengHei" w:cs="Microsoft JhengHei" w:hint="eastAsia"/>
        </w:rPr>
        <w:t>户订单（第</w:t>
      </w:r>
      <w:r w:rsidRPr="00BD3081">
        <w:t xml:space="preserve"> 10–11 </w:t>
      </w:r>
      <w:r w:rsidRPr="00BD3081">
        <w:rPr>
          <w:rFonts w:ascii="MS Gothic" w:eastAsia="MS Gothic" w:hAnsi="MS Gothic" w:cs="MS Gothic" w:hint="eastAsia"/>
        </w:rPr>
        <w:t>周）</w:t>
      </w:r>
    </w:p>
    <w:p w14:paraId="70BD6A49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升</w:t>
      </w:r>
      <w:r w:rsidRPr="00BD3081">
        <w:rPr>
          <w:rFonts w:ascii="Microsoft JhengHei" w:eastAsia="Microsoft JhengHei" w:hAnsi="Microsoft JhengHei" w:cs="Microsoft JhengHei" w:hint="eastAsia"/>
        </w:rPr>
        <w:t>级购物车以支持多商户商品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2DA353B4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实现自动拆单逻辑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6DCEEA7E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开</w:t>
      </w:r>
      <w:r w:rsidRPr="00BD3081">
        <w:rPr>
          <w:rFonts w:ascii="Microsoft JhengHei" w:eastAsia="Microsoft JhengHei" w:hAnsi="Microsoft JhengHei" w:cs="Microsoft JhengHei" w:hint="eastAsia"/>
        </w:rPr>
        <w:t>发将配送分配至特定商户的机制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3606D644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更新客</w:t>
      </w:r>
      <w:r w:rsidRPr="00BD3081">
        <w:rPr>
          <w:rFonts w:ascii="Microsoft JhengHei" w:eastAsia="Microsoft JhengHei" w:hAnsi="Microsoft JhengHei" w:cs="Microsoft JhengHei" w:hint="eastAsia"/>
        </w:rPr>
        <w:t>户与商户的订单管理视图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3F56B729" w14:textId="77777777" w:rsidR="00BD3081" w:rsidRPr="00BD3081" w:rsidRDefault="00BD3081" w:rsidP="00BD3081">
      <w:pPr>
        <w:numPr>
          <w:ilvl w:val="0"/>
          <w:numId w:val="23"/>
        </w:numPr>
      </w:pPr>
      <w:r w:rsidRPr="00BD3081">
        <w:t>Phase 5</w:t>
      </w:r>
      <w:r w:rsidRPr="00BD3081">
        <w:rPr>
          <w:rFonts w:ascii="MS Gothic" w:eastAsia="MS Gothic" w:hAnsi="MS Gothic" w:cs="MS Gothic" w:hint="eastAsia"/>
        </w:rPr>
        <w:t>：</w:t>
      </w:r>
      <w:r w:rsidRPr="00BD3081">
        <w:rPr>
          <w:rFonts w:ascii="Microsoft JhengHei" w:eastAsia="Microsoft JhengHei" w:hAnsi="Microsoft JhengHei" w:cs="Microsoft JhengHei" w:hint="eastAsia"/>
        </w:rPr>
        <w:t>优化与测试（第</w:t>
      </w:r>
      <w:r w:rsidRPr="00BD3081">
        <w:t xml:space="preserve"> 12–13 </w:t>
      </w:r>
      <w:r w:rsidRPr="00BD3081">
        <w:rPr>
          <w:rFonts w:ascii="MS Gothic" w:eastAsia="MS Gothic" w:hAnsi="MS Gothic" w:cs="MS Gothic" w:hint="eastAsia"/>
        </w:rPr>
        <w:t>周）</w:t>
      </w:r>
    </w:p>
    <w:p w14:paraId="7CBD6C2B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S Gothic" w:eastAsia="MS Gothic" w:hAnsi="MS Gothic" w:cs="MS Gothic" w:hint="eastAsia"/>
        </w:rPr>
        <w:t>全平台</w:t>
      </w:r>
      <w:proofErr w:type="spellEnd"/>
      <w:r w:rsidRPr="00BD3081">
        <w:t xml:space="preserve"> UI/UX </w:t>
      </w:r>
      <w:proofErr w:type="spellStart"/>
      <w:r w:rsidRPr="00BD3081">
        <w:rPr>
          <w:rFonts w:ascii="MS Gothic" w:eastAsia="MS Gothic" w:hAnsi="MS Gothic" w:cs="MS Gothic" w:hint="eastAsia"/>
        </w:rPr>
        <w:t>体</w:t>
      </w:r>
      <w:r w:rsidRPr="00BD3081">
        <w:rPr>
          <w:rFonts w:ascii="Microsoft JhengHei" w:eastAsia="Microsoft JhengHei" w:hAnsi="Microsoft JhengHei" w:cs="Microsoft JhengHei" w:hint="eastAsia"/>
        </w:rPr>
        <w:t>验优化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09EBAA61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lastRenderedPageBreak/>
        <w:t>执行端到端系统测试（含集成与性能测试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）。</w:t>
      </w:r>
    </w:p>
    <w:p w14:paraId="30F40F59" w14:textId="77777777" w:rsidR="00BD3081" w:rsidRPr="00BD3081" w:rsidRDefault="00BD3081" w:rsidP="00BD3081">
      <w:pPr>
        <w:numPr>
          <w:ilvl w:val="1"/>
          <w:numId w:val="23"/>
        </w:numPr>
      </w:pPr>
      <w:proofErr w:type="spellStart"/>
      <w:r w:rsidRPr="00BD3081">
        <w:rPr>
          <w:rFonts w:ascii="Microsoft JhengHei" w:eastAsia="Microsoft JhengHei" w:hAnsi="Microsoft JhengHei" w:cs="Microsoft JhengHei" w:hint="eastAsia"/>
        </w:rPr>
        <w:t>进行性能优化并完善最终文档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1DFDA772" w14:textId="77777777" w:rsidR="00BD3081" w:rsidRPr="00BD3081" w:rsidRDefault="00BD3081" w:rsidP="00BD3081">
      <w:r w:rsidRPr="00BD3081">
        <w:pict w14:anchorId="0BF6DC28">
          <v:rect id="_x0000_i1079" style="width:0;height:1.5pt" o:hralign="center" o:hrstd="t" o:hr="t" fillcolor="#a0a0a0" stroked="f"/>
        </w:pict>
      </w:r>
    </w:p>
    <w:p w14:paraId="270D7949" w14:textId="77777777" w:rsidR="00BD3081" w:rsidRPr="00BD3081" w:rsidRDefault="00BD3081" w:rsidP="00BD3081">
      <w:r w:rsidRPr="00BD3081">
        <w:t xml:space="preserve">8.0 </w:t>
      </w:r>
      <w:proofErr w:type="spellStart"/>
      <w:r w:rsidRPr="00BD3081">
        <w:rPr>
          <w:rFonts w:ascii="MS Gothic" w:eastAsia="MS Gothic" w:hAnsi="MS Gothic" w:cs="MS Gothic" w:hint="eastAsia"/>
        </w:rPr>
        <w:t>需澄清的开放</w:t>
      </w:r>
      <w:r w:rsidRPr="00BD3081">
        <w:rPr>
          <w:rFonts w:ascii="Microsoft JhengHei" w:eastAsia="Microsoft JhengHei" w:hAnsi="Microsoft JhengHei" w:cs="Microsoft JhengHei" w:hint="eastAsia"/>
        </w:rPr>
        <w:t>问题（</w:t>
      </w:r>
      <w:r w:rsidRPr="00BD3081">
        <w:t>Open</w:t>
      </w:r>
      <w:proofErr w:type="spellEnd"/>
      <w:r w:rsidRPr="00BD3081">
        <w:t xml:space="preserve"> Questions for Clarification</w:t>
      </w:r>
      <w:r w:rsidRPr="00BD3081">
        <w:rPr>
          <w:rFonts w:ascii="MS Gothic" w:eastAsia="MS Gothic" w:hAnsi="MS Gothic" w:cs="MS Gothic" w:hint="eastAsia"/>
        </w:rPr>
        <w:t>）</w:t>
      </w:r>
    </w:p>
    <w:p w14:paraId="4AF2BA30" w14:textId="77777777" w:rsidR="00BD3081" w:rsidRPr="00BD3081" w:rsidRDefault="00BD3081" w:rsidP="00BD3081">
      <w:proofErr w:type="spellStart"/>
      <w:r w:rsidRPr="00BD3081">
        <w:rPr>
          <w:rFonts w:ascii="MS Gothic" w:eastAsia="MS Gothic" w:hAnsi="MS Gothic" w:cs="MS Gothic" w:hint="eastAsia"/>
        </w:rPr>
        <w:t>本</w:t>
      </w:r>
      <w:r w:rsidRPr="00BD3081">
        <w:rPr>
          <w:rFonts w:ascii="Microsoft JhengHei" w:eastAsia="Microsoft JhengHei" w:hAnsi="Microsoft JhengHei" w:cs="Microsoft JhengHei" w:hint="eastAsia"/>
        </w:rPr>
        <w:t>节列出在实施前必须由干系人确认的关键问题。解决这些问题将确保最终产品与业务目标精准对齐，并避免高成本返工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。</w:t>
      </w:r>
    </w:p>
    <w:p w14:paraId="5CDDA704" w14:textId="77777777" w:rsidR="00BD3081" w:rsidRPr="00BD3081" w:rsidRDefault="00BD3081" w:rsidP="00BD3081">
      <w:pPr>
        <w:numPr>
          <w:ilvl w:val="0"/>
          <w:numId w:val="24"/>
        </w:numPr>
      </w:pPr>
      <w:proofErr w:type="spellStart"/>
      <w:r w:rsidRPr="00BD3081">
        <w:rPr>
          <w:rFonts w:ascii="MS Gothic" w:eastAsia="MS Gothic" w:hAnsi="MS Gothic" w:cs="MS Gothic" w:hint="eastAsia"/>
        </w:rPr>
        <w:t>司机</w:t>
      </w:r>
      <w:r w:rsidRPr="00BD3081">
        <w:rPr>
          <w:rFonts w:ascii="Microsoft JhengHei" w:eastAsia="Microsoft JhengHei" w:hAnsi="Microsoft JhengHei" w:cs="Microsoft JhengHei" w:hint="eastAsia"/>
        </w:rPr>
        <w:t>设置（</w:t>
      </w:r>
      <w:r w:rsidRPr="00BD3081">
        <w:t>Driver</w:t>
      </w:r>
      <w:proofErr w:type="spellEnd"/>
      <w:r w:rsidRPr="00BD3081">
        <w:t xml:space="preserve"> Settings</w:t>
      </w:r>
      <w:r w:rsidRPr="00BD3081">
        <w:rPr>
          <w:rFonts w:ascii="MS Gothic" w:eastAsia="MS Gothic" w:hAnsi="MS Gothic" w:cs="MS Gothic" w:hint="eastAsia"/>
        </w:rPr>
        <w:t>）：</w:t>
      </w:r>
      <w:proofErr w:type="spellStart"/>
      <w:r w:rsidRPr="00BD3081">
        <w:rPr>
          <w:rFonts w:ascii="MS Gothic" w:eastAsia="MS Gothic" w:hAnsi="MS Gothic" w:cs="MS Gothic" w:hint="eastAsia"/>
        </w:rPr>
        <w:t>是否需要完整的司机管理系</w:t>
      </w:r>
      <w:r w:rsidRPr="00BD3081">
        <w:rPr>
          <w:rFonts w:ascii="Microsoft JhengHei" w:eastAsia="Microsoft JhengHei" w:hAnsi="Microsoft JhengHei" w:cs="Microsoft JhengHei" w:hint="eastAsia"/>
        </w:rPr>
        <w:t>统，还是平台将完全依赖第三方配送公司</w:t>
      </w:r>
      <w:proofErr w:type="spellEnd"/>
      <w:r w:rsidRPr="00BD3081">
        <w:t xml:space="preserve"> API </w:t>
      </w:r>
      <w:proofErr w:type="spellStart"/>
      <w:r w:rsidRPr="00BD3081">
        <w:rPr>
          <w:rFonts w:ascii="MS Gothic" w:eastAsia="MS Gothic" w:hAnsi="MS Gothic" w:cs="MS Gothic" w:hint="eastAsia"/>
        </w:rPr>
        <w:t>集成</w:t>
      </w:r>
      <w:proofErr w:type="spellEnd"/>
      <w:r w:rsidRPr="00BD3081">
        <w:rPr>
          <w:rFonts w:ascii="MS Gothic" w:eastAsia="MS Gothic" w:hAnsi="MS Gothic" w:cs="MS Gothic" w:hint="eastAsia"/>
        </w:rPr>
        <w:t>？</w:t>
      </w:r>
    </w:p>
    <w:p w14:paraId="3E5D2DA7" w14:textId="77777777" w:rsidR="00BD3081" w:rsidRPr="00BD3081" w:rsidRDefault="00BD3081" w:rsidP="00BD3081">
      <w:pPr>
        <w:numPr>
          <w:ilvl w:val="0"/>
          <w:numId w:val="24"/>
        </w:numPr>
      </w:pPr>
      <w:proofErr w:type="spellStart"/>
      <w:r w:rsidRPr="00BD3081">
        <w:rPr>
          <w:rFonts w:ascii="MS Gothic" w:eastAsia="MS Gothic" w:hAnsi="MS Gothic" w:cs="MS Gothic" w:hint="eastAsia"/>
        </w:rPr>
        <w:t>配送公司（</w:t>
      </w:r>
      <w:r w:rsidRPr="00BD3081">
        <w:t>Delivery</w:t>
      </w:r>
      <w:proofErr w:type="spellEnd"/>
      <w:r w:rsidRPr="00BD3081">
        <w:t xml:space="preserve"> Companies</w:t>
      </w:r>
      <w:r w:rsidRPr="00BD3081">
        <w:rPr>
          <w:rFonts w:ascii="MS Gothic" w:eastAsia="MS Gothic" w:hAnsi="MS Gothic" w:cs="MS Gothic" w:hint="eastAsia"/>
        </w:rPr>
        <w:t>）：</w:t>
      </w:r>
      <w:proofErr w:type="spellStart"/>
      <w:r w:rsidRPr="00BD3081">
        <w:rPr>
          <w:rFonts w:ascii="MS Gothic" w:eastAsia="MS Gothic" w:hAnsi="MS Gothic" w:cs="MS Gothic" w:hint="eastAsia"/>
        </w:rPr>
        <w:t>首期集成</w:t>
      </w:r>
      <w:r w:rsidRPr="00BD3081">
        <w:rPr>
          <w:rFonts w:ascii="Microsoft JhengHei" w:eastAsia="Microsoft JhengHei" w:hAnsi="Microsoft JhengHei" w:cs="Microsoft JhengHei" w:hint="eastAsia"/>
        </w:rPr>
        <w:t>应优先对接哪些新加坡本地配送公司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？</w:t>
      </w:r>
    </w:p>
    <w:p w14:paraId="17AD3A69" w14:textId="77777777" w:rsidR="00BD3081" w:rsidRPr="00BD3081" w:rsidRDefault="00BD3081" w:rsidP="00BD3081">
      <w:pPr>
        <w:numPr>
          <w:ilvl w:val="0"/>
          <w:numId w:val="24"/>
        </w:numPr>
      </w:pPr>
      <w:proofErr w:type="spellStart"/>
      <w:r w:rsidRPr="00BD3081">
        <w:rPr>
          <w:rFonts w:ascii="MS Gothic" w:eastAsia="MS Gothic" w:hAnsi="MS Gothic" w:cs="MS Gothic" w:hint="eastAsia"/>
        </w:rPr>
        <w:t>价格展示（</w:t>
      </w:r>
      <w:r w:rsidRPr="00BD3081">
        <w:t>Pricing</w:t>
      </w:r>
      <w:proofErr w:type="spellEnd"/>
      <w:r w:rsidRPr="00BD3081">
        <w:t xml:space="preserve"> Display</w:t>
      </w:r>
      <w:r w:rsidRPr="00BD3081">
        <w:rPr>
          <w:rFonts w:ascii="MS Gothic" w:eastAsia="MS Gothic" w:hAnsi="MS Gothic" w:cs="MS Gothic" w:hint="eastAsia"/>
        </w:rPr>
        <w:t>）：</w:t>
      </w:r>
      <w:proofErr w:type="spellStart"/>
      <w:r w:rsidRPr="00BD3081">
        <w:rPr>
          <w:rFonts w:ascii="Microsoft JhengHei" w:eastAsia="Microsoft JhengHei" w:hAnsi="Microsoft JhengHei" w:cs="Microsoft JhengHei" w:hint="eastAsia"/>
        </w:rPr>
        <w:t>为确保</w:t>
      </w:r>
      <w:proofErr w:type="spellEnd"/>
      <w:r w:rsidRPr="00BD3081">
        <w:t xml:space="preserve"> B2B </w:t>
      </w:r>
      <w:proofErr w:type="spellStart"/>
      <w:r w:rsidRPr="00BD3081">
        <w:rPr>
          <w:rFonts w:ascii="MS Gothic" w:eastAsia="MS Gothic" w:hAnsi="MS Gothic" w:cs="MS Gothic" w:hint="eastAsia"/>
        </w:rPr>
        <w:t>客</w:t>
      </w:r>
      <w:r w:rsidRPr="00BD3081">
        <w:rPr>
          <w:rFonts w:ascii="Microsoft JhengHei" w:eastAsia="Microsoft JhengHei" w:hAnsi="Microsoft JhengHei" w:cs="Microsoft JhengHei" w:hint="eastAsia"/>
        </w:rPr>
        <w:t>户最大化清晰理解与转化，价格对比展示的目标</w:t>
      </w:r>
      <w:proofErr w:type="spellEnd"/>
      <w:r w:rsidRPr="00BD3081">
        <w:t xml:space="preserve"> UI/UX </w:t>
      </w:r>
      <w:proofErr w:type="spellStart"/>
      <w:r w:rsidRPr="00BD3081">
        <w:rPr>
          <w:rFonts w:ascii="MS Gothic" w:eastAsia="MS Gothic" w:hAnsi="MS Gothic" w:cs="MS Gothic" w:hint="eastAsia"/>
        </w:rPr>
        <w:t>形</w:t>
      </w:r>
      <w:r w:rsidRPr="00BD3081">
        <w:rPr>
          <w:rFonts w:ascii="Microsoft JhengHei" w:eastAsia="Microsoft JhengHei" w:hAnsi="Microsoft JhengHei" w:cs="Microsoft JhengHei" w:hint="eastAsia"/>
        </w:rPr>
        <w:t>态是什么</w:t>
      </w:r>
      <w:proofErr w:type="spellEnd"/>
      <w:r w:rsidRPr="00BD3081">
        <w:rPr>
          <w:rFonts w:ascii="Microsoft JhengHei" w:eastAsia="Microsoft JhengHei" w:hAnsi="Microsoft JhengHei" w:cs="Microsoft JhengHei" w:hint="eastAsia"/>
        </w:rPr>
        <w:t>？</w:t>
      </w:r>
    </w:p>
    <w:p w14:paraId="6BA68058" w14:textId="77777777" w:rsidR="00BD3081" w:rsidRPr="00BD3081" w:rsidRDefault="00BD3081" w:rsidP="00BD3081">
      <w:r w:rsidRPr="00BD3081">
        <w:pict w14:anchorId="1868ABA6">
          <v:rect id="_x0000_i1080" style="width:0;height:1.5pt" o:hralign="center" o:hrstd="t" o:hr="t" fillcolor="#a0a0a0" stroked="f"/>
        </w:pict>
      </w:r>
    </w:p>
    <w:p w14:paraId="6D96A4A1" w14:textId="77777777" w:rsidR="00BD3081" w:rsidRPr="00BD3081" w:rsidRDefault="00BD3081" w:rsidP="00BD3081">
      <w:proofErr w:type="spellStart"/>
      <w:proofErr w:type="gramStart"/>
      <w:r w:rsidRPr="00BD3081">
        <w:rPr>
          <w:rFonts w:ascii="MS Gothic" w:eastAsia="MS Gothic" w:hAnsi="MS Gothic" w:cs="MS Gothic" w:hint="eastAsia"/>
        </w:rPr>
        <w:t>如果你希望我</w:t>
      </w:r>
      <w:r w:rsidRPr="00BD3081">
        <w:rPr>
          <w:rFonts w:ascii="Microsoft JhengHei" w:eastAsia="Microsoft JhengHei" w:hAnsi="Microsoft JhengHei" w:cs="Microsoft JhengHei" w:hint="eastAsia"/>
        </w:rPr>
        <w:t>进一步把文档里的用语统一成</w:t>
      </w:r>
      <w:r w:rsidRPr="00BD3081">
        <w:t>“</w:t>
      </w:r>
      <w:proofErr w:type="gramEnd"/>
      <w:r w:rsidRPr="00BD3081">
        <w:rPr>
          <w:rFonts w:ascii="Microsoft JhengHei" w:eastAsia="Microsoft JhengHei" w:hAnsi="Microsoft JhengHei" w:cs="Microsoft JhengHei" w:hint="eastAsia"/>
        </w:rPr>
        <w:t>产品</w:t>
      </w:r>
      <w:proofErr w:type="spellEnd"/>
      <w:r w:rsidRPr="00BD3081">
        <w:t xml:space="preserve"> PRD </w:t>
      </w:r>
      <w:proofErr w:type="gramStart"/>
      <w:r w:rsidRPr="00BD3081">
        <w:rPr>
          <w:rFonts w:ascii="Microsoft JhengHei" w:eastAsia="Microsoft JhengHei" w:hAnsi="Microsoft JhengHei" w:cs="Microsoft JhengHei" w:hint="eastAsia"/>
        </w:rPr>
        <w:t>风格</w:t>
      </w:r>
      <w:r w:rsidRPr="00BD3081">
        <w:t>”</w:t>
      </w:r>
      <w:r w:rsidRPr="00BD3081">
        <w:rPr>
          <w:rFonts w:ascii="MS Gothic" w:eastAsia="MS Gothic" w:hAnsi="MS Gothic" w:cs="MS Gothic" w:hint="eastAsia"/>
        </w:rPr>
        <w:t>或</w:t>
      </w:r>
      <w:proofErr w:type="gramEnd"/>
      <w:r w:rsidRPr="00BD3081">
        <w:t>“</w:t>
      </w:r>
      <w:r w:rsidRPr="00BD3081">
        <w:rPr>
          <w:rFonts w:ascii="MS Gothic" w:eastAsia="MS Gothic" w:hAnsi="MS Gothic" w:cs="MS Gothic" w:hint="eastAsia"/>
        </w:rPr>
        <w:t>技</w:t>
      </w:r>
      <w:r w:rsidRPr="00BD3081">
        <w:rPr>
          <w:rFonts w:ascii="Microsoft JhengHei" w:eastAsia="Microsoft JhengHei" w:hAnsi="Microsoft JhengHei" w:cs="Microsoft JhengHei" w:hint="eastAsia"/>
        </w:rPr>
        <w:t>术方案设计文档（</w:t>
      </w:r>
      <w:r w:rsidRPr="00BD3081">
        <w:t>TDD</w:t>
      </w:r>
      <w:r w:rsidRPr="00BD3081">
        <w:rPr>
          <w:rFonts w:ascii="MS Gothic" w:eastAsia="MS Gothic" w:hAnsi="MS Gothic" w:cs="MS Gothic" w:hint="eastAsia"/>
        </w:rPr>
        <w:t>）</w:t>
      </w:r>
      <w:proofErr w:type="gramStart"/>
      <w:r w:rsidRPr="00BD3081">
        <w:rPr>
          <w:rFonts w:ascii="Microsoft JhengHei" w:eastAsia="Microsoft JhengHei" w:hAnsi="Microsoft JhengHei" w:cs="Microsoft JhengHei" w:hint="eastAsia"/>
        </w:rPr>
        <w:t>风格</w:t>
      </w:r>
      <w:r w:rsidRPr="00BD3081">
        <w:t>”</w:t>
      </w:r>
      <w:r w:rsidRPr="00BD3081">
        <w:rPr>
          <w:rFonts w:ascii="MS Gothic" w:eastAsia="MS Gothic" w:hAnsi="MS Gothic" w:cs="MS Gothic" w:hint="eastAsia"/>
        </w:rPr>
        <w:t>（</w:t>
      </w:r>
      <w:proofErr w:type="gramEnd"/>
      <w:r w:rsidRPr="00BD3081">
        <w:rPr>
          <w:rFonts w:ascii="MS Gothic" w:eastAsia="MS Gothic" w:hAnsi="MS Gothic" w:cs="MS Gothic" w:hint="eastAsia"/>
        </w:rPr>
        <w:t>例如更偏交付、里程碑、</w:t>
      </w:r>
      <w:r w:rsidRPr="00BD3081">
        <w:rPr>
          <w:rFonts w:ascii="Microsoft JhengHei" w:eastAsia="Microsoft JhengHei" w:hAnsi="Microsoft JhengHei" w:cs="Microsoft JhengHei" w:hint="eastAsia"/>
        </w:rPr>
        <w:t>验收口径、边界条件、异常处理），我也可以在不引入任何计费</w:t>
      </w:r>
      <w:r w:rsidRPr="00BD3081">
        <w:t>/</w:t>
      </w:r>
      <w:r w:rsidRPr="00BD3081">
        <w:rPr>
          <w:rFonts w:ascii="Microsoft JhengHei" w:eastAsia="Microsoft JhengHei" w:hAnsi="Microsoft JhengHei" w:cs="Microsoft JhengHei" w:hint="eastAsia"/>
        </w:rPr>
        <w:t>变现内容的前提下做一次整体重写与规范化。</w:t>
      </w:r>
    </w:p>
    <w:p w14:paraId="4736ADA6" w14:textId="77777777" w:rsidR="00BD3081" w:rsidRPr="00BD3081" w:rsidRDefault="00BD3081" w:rsidP="00BD3081">
      <w:pPr>
        <w:rPr>
          <w:vanish/>
        </w:rPr>
      </w:pPr>
      <w:r w:rsidRPr="00BD3081">
        <w:rPr>
          <w:vanish/>
        </w:rPr>
        <w:t>Top of Form</w:t>
      </w:r>
    </w:p>
    <w:p w14:paraId="17B08835" w14:textId="77777777" w:rsidR="00BD3081" w:rsidRPr="00BD3081" w:rsidRDefault="00BD3081" w:rsidP="00BD3081"/>
    <w:p w14:paraId="6A6616FE" w14:textId="77777777" w:rsidR="00BD3081" w:rsidRPr="00BD3081" w:rsidRDefault="00BD3081" w:rsidP="00BD3081">
      <w:pPr>
        <w:rPr>
          <w:vanish/>
        </w:rPr>
      </w:pPr>
      <w:r w:rsidRPr="00BD3081">
        <w:rPr>
          <w:vanish/>
        </w:rPr>
        <w:t>Bottom of Form</w:t>
      </w:r>
    </w:p>
    <w:p w14:paraId="7955E67B" w14:textId="77777777" w:rsidR="0054756D" w:rsidRPr="00BD3081" w:rsidRDefault="0054756D" w:rsidP="00BD3081"/>
    <w:sectPr w:rsidR="0054756D" w:rsidRPr="00BD308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48D56" w14:textId="77777777" w:rsidR="00415E46" w:rsidRDefault="00415E46" w:rsidP="00BD3081">
      <w:pPr>
        <w:spacing w:after="0" w:line="240" w:lineRule="auto"/>
      </w:pPr>
      <w:r>
        <w:separator/>
      </w:r>
    </w:p>
  </w:endnote>
  <w:endnote w:type="continuationSeparator" w:id="0">
    <w:p w14:paraId="21BB7449" w14:textId="77777777" w:rsidR="00415E46" w:rsidRDefault="00415E46" w:rsidP="00BD3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D9B4F" w14:textId="77777777" w:rsidR="00415E46" w:rsidRDefault="00415E46" w:rsidP="00BD3081">
      <w:pPr>
        <w:spacing w:after="0" w:line="240" w:lineRule="auto"/>
      </w:pPr>
      <w:r>
        <w:separator/>
      </w:r>
    </w:p>
  </w:footnote>
  <w:footnote w:type="continuationSeparator" w:id="0">
    <w:p w14:paraId="080D8A70" w14:textId="77777777" w:rsidR="00415E46" w:rsidRDefault="00415E46" w:rsidP="00BD3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9D3C" w14:textId="1768AF49" w:rsidR="00BD3081" w:rsidRDefault="00BD3081" w:rsidP="00BD3081">
    <w:pPr>
      <w:pStyle w:val="Header"/>
      <w:jc w:val="right"/>
    </w:pPr>
    <w:r>
      <w:rPr>
        <w:noProof/>
      </w:rPr>
      <w:drawing>
        <wp:inline distT="0" distB="0" distL="0" distR="0" wp14:anchorId="261932CD" wp14:editId="4114D436">
          <wp:extent cx="876300" cy="876300"/>
          <wp:effectExtent l="0" t="0" r="0" b="0"/>
          <wp:docPr id="838513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513903" name="Picture 8385139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876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DC9"/>
    <w:multiLevelType w:val="multilevel"/>
    <w:tmpl w:val="B422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C681B"/>
    <w:multiLevelType w:val="multilevel"/>
    <w:tmpl w:val="33C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E07"/>
    <w:multiLevelType w:val="multilevel"/>
    <w:tmpl w:val="68B8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11215"/>
    <w:multiLevelType w:val="multilevel"/>
    <w:tmpl w:val="B4A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533E6"/>
    <w:multiLevelType w:val="multilevel"/>
    <w:tmpl w:val="6FC4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D4D53"/>
    <w:multiLevelType w:val="multilevel"/>
    <w:tmpl w:val="4910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159F7"/>
    <w:multiLevelType w:val="multilevel"/>
    <w:tmpl w:val="503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A1B4F"/>
    <w:multiLevelType w:val="multilevel"/>
    <w:tmpl w:val="9DA2D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A2A01"/>
    <w:multiLevelType w:val="multilevel"/>
    <w:tmpl w:val="59F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D2AB9"/>
    <w:multiLevelType w:val="multilevel"/>
    <w:tmpl w:val="901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D11D6"/>
    <w:multiLevelType w:val="multilevel"/>
    <w:tmpl w:val="0578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47F2B"/>
    <w:multiLevelType w:val="multilevel"/>
    <w:tmpl w:val="C75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F12DE"/>
    <w:multiLevelType w:val="multilevel"/>
    <w:tmpl w:val="2818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07477"/>
    <w:multiLevelType w:val="multilevel"/>
    <w:tmpl w:val="A672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5B54DF"/>
    <w:multiLevelType w:val="multilevel"/>
    <w:tmpl w:val="5892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C47AA"/>
    <w:multiLevelType w:val="multilevel"/>
    <w:tmpl w:val="19B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B60CB"/>
    <w:multiLevelType w:val="multilevel"/>
    <w:tmpl w:val="2ED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84CB0"/>
    <w:multiLevelType w:val="multilevel"/>
    <w:tmpl w:val="69D0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95527F"/>
    <w:multiLevelType w:val="multilevel"/>
    <w:tmpl w:val="3A74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01EA4"/>
    <w:multiLevelType w:val="multilevel"/>
    <w:tmpl w:val="4B6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C2518"/>
    <w:multiLevelType w:val="multilevel"/>
    <w:tmpl w:val="6D722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39129E"/>
    <w:multiLevelType w:val="multilevel"/>
    <w:tmpl w:val="CCF2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4541AE"/>
    <w:multiLevelType w:val="multilevel"/>
    <w:tmpl w:val="CAD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B34ADC"/>
    <w:multiLevelType w:val="multilevel"/>
    <w:tmpl w:val="5156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268804">
    <w:abstractNumId w:val="12"/>
  </w:num>
  <w:num w:numId="2" w16cid:durableId="56827028">
    <w:abstractNumId w:val="14"/>
  </w:num>
  <w:num w:numId="3" w16cid:durableId="1537347310">
    <w:abstractNumId w:val="2"/>
  </w:num>
  <w:num w:numId="4" w16cid:durableId="393772785">
    <w:abstractNumId w:val="16"/>
  </w:num>
  <w:num w:numId="5" w16cid:durableId="391539655">
    <w:abstractNumId w:val="6"/>
  </w:num>
  <w:num w:numId="6" w16cid:durableId="762460647">
    <w:abstractNumId w:val="22"/>
  </w:num>
  <w:num w:numId="7" w16cid:durableId="231240104">
    <w:abstractNumId w:val="3"/>
  </w:num>
  <w:num w:numId="8" w16cid:durableId="1203202424">
    <w:abstractNumId w:val="0"/>
  </w:num>
  <w:num w:numId="9" w16cid:durableId="1017467285">
    <w:abstractNumId w:val="23"/>
  </w:num>
  <w:num w:numId="10" w16cid:durableId="224067830">
    <w:abstractNumId w:val="20"/>
  </w:num>
  <w:num w:numId="11" w16cid:durableId="1077243920">
    <w:abstractNumId w:val="19"/>
  </w:num>
  <w:num w:numId="12" w16cid:durableId="695077929">
    <w:abstractNumId w:val="17"/>
  </w:num>
  <w:num w:numId="13" w16cid:durableId="947813885">
    <w:abstractNumId w:val="4"/>
  </w:num>
  <w:num w:numId="14" w16cid:durableId="1084843554">
    <w:abstractNumId w:val="10"/>
  </w:num>
  <w:num w:numId="15" w16cid:durableId="569580036">
    <w:abstractNumId w:val="21"/>
  </w:num>
  <w:num w:numId="16" w16cid:durableId="771050003">
    <w:abstractNumId w:val="7"/>
  </w:num>
  <w:num w:numId="17" w16cid:durableId="275018718">
    <w:abstractNumId w:val="1"/>
  </w:num>
  <w:num w:numId="18" w16cid:durableId="157234821">
    <w:abstractNumId w:val="15"/>
  </w:num>
  <w:num w:numId="19" w16cid:durableId="1696224961">
    <w:abstractNumId w:val="11"/>
  </w:num>
  <w:num w:numId="20" w16cid:durableId="2131125932">
    <w:abstractNumId w:val="18"/>
  </w:num>
  <w:num w:numId="21" w16cid:durableId="1581601975">
    <w:abstractNumId w:val="5"/>
  </w:num>
  <w:num w:numId="22" w16cid:durableId="2089182603">
    <w:abstractNumId w:val="8"/>
  </w:num>
  <w:num w:numId="23" w16cid:durableId="1987120040">
    <w:abstractNumId w:val="13"/>
  </w:num>
  <w:num w:numId="24" w16cid:durableId="1784811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081"/>
    <w:rsid w:val="00415E46"/>
    <w:rsid w:val="0054756D"/>
    <w:rsid w:val="00BD3081"/>
    <w:rsid w:val="00DC6371"/>
    <w:rsid w:val="00F1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49B8C"/>
  <w15:chartTrackingRefBased/>
  <w15:docId w15:val="{285697B5-526E-46B1-9399-6DA5DC90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0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3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081"/>
  </w:style>
  <w:style w:type="paragraph" w:styleId="Footer">
    <w:name w:val="footer"/>
    <w:basedOn w:val="Normal"/>
    <w:link w:val="FooterChar"/>
    <w:uiPriority w:val="99"/>
    <w:unhideWhenUsed/>
    <w:rsid w:val="00BD3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1284</Words>
  <Characters>7040</Characters>
  <Application>Microsoft Office Word</Application>
  <DocSecurity>0</DocSecurity>
  <Lines>135</Lines>
  <Paragraphs>82</Paragraphs>
  <ScaleCrop>false</ScaleCrop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Koh</dc:creator>
  <cp:keywords/>
  <dc:description/>
  <cp:lastModifiedBy>Andy Koh</cp:lastModifiedBy>
  <cp:revision>1</cp:revision>
  <dcterms:created xsi:type="dcterms:W3CDTF">2025-12-22T07:51:00Z</dcterms:created>
  <dcterms:modified xsi:type="dcterms:W3CDTF">2025-12-22T07:59:00Z</dcterms:modified>
</cp:coreProperties>
</file>